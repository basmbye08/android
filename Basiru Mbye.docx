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           Android Application Development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21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Name : Basiru Mbye</w:t>
      </w:r>
    </w:p>
    <w:p w:rsidR="00000000" w:rsidDel="00000000" w:rsidP="00000000" w:rsidRDefault="00000000" w:rsidRPr="00000000" w14:paraId="00000003">
      <w:pPr>
        <w:ind w:left="21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Roll No. - 25/SCA/MCAN/008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Q1 -&gt;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Create an application that takes the name from a text box and shows a hello message along with the name entered in the text box, when the user clicks the OK button.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Ans1 -&gt; 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Xml - 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&lt;LinearLayout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="vertical"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="24dp"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:gravity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="center"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&lt;EditText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="@+id/etName"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="Enter your name"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:inputType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="textPersonName"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="@+id/btnOK"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="16dp"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="OK"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&lt;TextView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="@+id/tvHello"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="24dp"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="20sp"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="bold"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&lt;/LinearLayout&gt;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 -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com.example.a1_user_input;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androidx.appcompat.app.AppCompatActivity;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android.os.Bundle;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android.view.View;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android.widget.Button;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android.widget.EditText;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android.widget.TextView;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AppCompatActivity {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EditText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etName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Button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btnOK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TextView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tvHello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(Bundle savedInstanceState) {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.onCreate(savedInstanceState);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etName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findViewById(R.id.etName);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btnOK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findViewById(R.id.btnOK);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tvHello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findViewById(R.id.tvHello);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btnOK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.setOnClickListener(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View.OnClickListener() {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(View v) {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String name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etName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.getText().toString().trim();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(!name.isEmpty()) {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tvHello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"Hello, 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+ name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tvHello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"Please enter a name."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-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86933" cy="890587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6933" cy="890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Q2 -&gt;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Create a screen that has input boxes for User Name, Password, Address, Gender (radio buttons for male and female), Age (numeric), Date of Birth (Date Picket), State (Spinner) and a Submit button. On clicking the submit button, print all the data below the Submit Button. Use 1. Linear Layout, 2. Relative Lavout and 3. Grid Layout or Table Layout.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Ans2 -&gt;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 - 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com.example.formapp;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androidx.appcompat.app.AppCompatActivity;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android.os.Bundle;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android.view.View;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android.widget.*;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AppCompatActivity {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EditText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etName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etPassword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etAddress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etAge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RadioGroup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rgGender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DatePicker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dpDOB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Spinner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spState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Button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btnSubmit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TextView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tvResult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(Bundle savedInstanceState) {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.onCreate(savedInstanceState);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swap XML here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etName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etName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etPassword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etPassword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etAddress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etAddress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etAge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etAge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rgGender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rgGender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dpDOB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dpDOB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spState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spState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btnSubmit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btnSubmit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tvResult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tvResult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Populate spinner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String[] states =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"Delhi"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"Haryana"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"UP"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"Maharashtra"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"Karnataka"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ArrayAdapter&lt;String&gt; adapter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ArrayAdapter&lt;&gt;(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android.R.layout.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simple_spinner_item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states);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adapter.setDropDownViewResource(android.R.layout.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simple_spinner_dropdown_item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spState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.setAdapter(adapter);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btnSubmit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.setOnClickListener(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View.OnClickListener() {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(View v) {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String name    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etName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.getText().toString();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String password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etPassword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.getText().toString();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String address 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etAddress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.getText().toString();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String age     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etAge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.getText().toString();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String state   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spState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.getSelectedItem().toString();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selectedGenderId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rgGender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.getCheckedRadioButtonId();</w:t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RadioButton rbGender = findViewById(selectedGenderId);</w:t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String gender = (rbGender !=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 ? rbGender.getText().toString() 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"Not selected"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String dob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dpDOB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.getDayOfMonth()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"/"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dpDOB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.getMonth()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"/"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dpDOB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.getYear();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tvResult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.setText(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"Name: "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+ name    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"Password: 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+ password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"Address: "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+ address 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"Gender: "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+ gender  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"Age: "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+ age     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"DOB: "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+ dob     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"State: "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+ state</w:t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);</w:t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A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A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Xml (Linear Layout) -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AA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&lt;ScrollView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AB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AC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&lt;LinearLayout</w:t>
      </w:r>
    </w:p>
    <w:p w:rsidR="00000000" w:rsidDel="00000000" w:rsidP="00000000" w:rsidRDefault="00000000" w:rsidRPr="00000000" w14:paraId="000000AF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B0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B1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="vertical"</w:t>
      </w:r>
    </w:p>
    <w:p w:rsidR="00000000" w:rsidDel="00000000" w:rsidP="00000000" w:rsidRDefault="00000000" w:rsidRPr="00000000" w14:paraId="000000B2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="16dp"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&lt;TextView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="User Name"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B5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&lt;EditText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="@+id/etName"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="Enter 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B6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&lt;TextView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="Password"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="8dp"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B8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&lt;EditText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="@+id/etPassword"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:inputType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="textPassword"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="Enter password"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B9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&lt;TextView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="Address"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="8dp"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BB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&lt;EditText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="@+id/etAddress"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="Enter address"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BC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&lt;TextView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="Gender"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="8dp"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BE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&lt;RadioGroup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="@+id/rgGender"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="horizontal"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&lt;RadioButton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="@+id/rbMale"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="Male"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C0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&lt;RadioButton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="@+id/rbFemale"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="Female"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C1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&lt;/RadioGroup&gt;</w:t>
      </w:r>
    </w:p>
    <w:p w:rsidR="00000000" w:rsidDel="00000000" w:rsidP="00000000" w:rsidRDefault="00000000" w:rsidRPr="00000000" w14:paraId="000000C2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&lt;TextView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="Age"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="8dp"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C4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&lt;EditText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="@+id/etAge"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:inputType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="number"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="Enter age"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C5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&lt;TextView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="Date of Birth"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="8dp"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C7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&lt;DatePicker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="@+id/dpDOB"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:calendarViewShown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="false"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C8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&lt;TextView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="State"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="8dp"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CA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&lt;Spinner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="@+id/spState"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CB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&lt;Button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="@+id/btnSubmit"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="16dp"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="Submit"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CD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&lt;TextView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="@+id/tvResult"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="16dp"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="15sp"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CF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&lt;/LinearLayout&gt;</w:t>
      </w:r>
    </w:p>
    <w:p w:rsidR="00000000" w:rsidDel="00000000" w:rsidP="00000000" w:rsidRDefault="00000000" w:rsidRPr="00000000" w14:paraId="000000D1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&lt;/ScrollView&gt;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- 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824413" cy="881062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413" cy="881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Xml (Relative Layout) - 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DA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&lt;ScrollView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DB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DC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DD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&lt;RelativeLayout</w:t>
      </w:r>
    </w:p>
    <w:p w:rsidR="00000000" w:rsidDel="00000000" w:rsidP="00000000" w:rsidRDefault="00000000" w:rsidRPr="00000000" w14:paraId="000000DF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E0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E1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="16dp"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E2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&lt;TextView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="@+id/lblName"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="User Name"</w:t>
      </w:r>
    </w:p>
    <w:p w:rsidR="00000000" w:rsidDel="00000000" w:rsidP="00000000" w:rsidRDefault="00000000" w:rsidRPr="00000000" w14:paraId="000000E4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E5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&lt;EditText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="@+id/etName"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="Enter name"</w:t>
      </w:r>
    </w:p>
    <w:p w:rsidR="00000000" w:rsidDel="00000000" w:rsidP="00000000" w:rsidRDefault="00000000" w:rsidRPr="00000000" w14:paraId="000000E6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E7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:layout_below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="@id/lblName"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E8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&lt;TextView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="@+id/lblPassword"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="Password"</w:t>
      </w:r>
    </w:p>
    <w:p w:rsidR="00000000" w:rsidDel="00000000" w:rsidP="00000000" w:rsidRDefault="00000000" w:rsidRPr="00000000" w14:paraId="000000EA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EB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:layout_below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="@id/etName"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="8dp"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EC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&lt;EditText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="@+id/etPassword"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="Enter password"</w:t>
      </w:r>
    </w:p>
    <w:p w:rsidR="00000000" w:rsidDel="00000000" w:rsidP="00000000" w:rsidRDefault="00000000" w:rsidRPr="00000000" w14:paraId="000000ED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:inputType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="textPassword"</w:t>
      </w:r>
    </w:p>
    <w:p w:rsidR="00000000" w:rsidDel="00000000" w:rsidP="00000000" w:rsidRDefault="00000000" w:rsidRPr="00000000" w14:paraId="000000EE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EF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:layout_below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="@id/lblPassword"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F0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&lt;TextView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="@+id/lblAddress"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="Address"</w:t>
      </w:r>
    </w:p>
    <w:p w:rsidR="00000000" w:rsidDel="00000000" w:rsidP="00000000" w:rsidRDefault="00000000" w:rsidRPr="00000000" w14:paraId="000000F2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F3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:layout_below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="@id/etPassword"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="8dp"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F4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&lt;EditText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="@+id/etAddress"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="Enter address"</w:t>
      </w:r>
    </w:p>
    <w:p w:rsidR="00000000" w:rsidDel="00000000" w:rsidP="00000000" w:rsidRDefault="00000000" w:rsidRPr="00000000" w14:paraId="000000F5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F6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:layout_below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="@id/lblAddress"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F7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&lt;TextView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="@+id/lblGender"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="Gender"</w:t>
      </w:r>
    </w:p>
    <w:p w:rsidR="00000000" w:rsidDel="00000000" w:rsidP="00000000" w:rsidRDefault="00000000" w:rsidRPr="00000000" w14:paraId="000000F9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FA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:layout_below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="@id/etAddress"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="8dp"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FB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&lt;RadioGroup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="@+id/rgGender"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="horizontal"</w:t>
      </w:r>
    </w:p>
    <w:p w:rsidR="00000000" w:rsidDel="00000000" w:rsidP="00000000" w:rsidRDefault="00000000" w:rsidRPr="00000000" w14:paraId="000000FC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FD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:layout_below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="@id/lblGender"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FE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&lt;RadioButton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="@+id/rbMale"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="Male"</w:t>
      </w:r>
    </w:p>
    <w:p w:rsidR="00000000" w:rsidDel="00000000" w:rsidP="00000000" w:rsidRDefault="00000000" w:rsidRPr="00000000" w14:paraId="000000FF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00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&lt;RadioButton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="@+id/rbFemale"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="Female"</w:t>
      </w:r>
    </w:p>
    <w:p w:rsidR="00000000" w:rsidDel="00000000" w:rsidP="00000000" w:rsidRDefault="00000000" w:rsidRPr="00000000" w14:paraId="00000101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02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&lt;/RadioGroup&gt;</w:t>
      </w:r>
    </w:p>
    <w:p w:rsidR="00000000" w:rsidDel="00000000" w:rsidP="00000000" w:rsidRDefault="00000000" w:rsidRPr="00000000" w14:paraId="00000103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&lt;TextView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="@+id/lblAge"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="Age"</w:t>
      </w:r>
    </w:p>
    <w:p w:rsidR="00000000" w:rsidDel="00000000" w:rsidP="00000000" w:rsidRDefault="00000000" w:rsidRPr="00000000" w14:paraId="00000105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106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:layout_below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="@id/rgGender"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="8dp"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07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&lt;EditText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="@+id/etAge"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="Enter age"</w:t>
      </w:r>
    </w:p>
    <w:p w:rsidR="00000000" w:rsidDel="00000000" w:rsidP="00000000" w:rsidRDefault="00000000" w:rsidRPr="00000000" w14:paraId="00000108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:inputType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="number"</w:t>
      </w:r>
    </w:p>
    <w:p w:rsidR="00000000" w:rsidDel="00000000" w:rsidP="00000000" w:rsidRDefault="00000000" w:rsidRPr="00000000" w14:paraId="00000109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10A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:layout_below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="@id/lblAge"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0B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&lt;TextView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="@+id/lblDOB"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="Date of Birth"</w:t>
      </w:r>
    </w:p>
    <w:p w:rsidR="00000000" w:rsidDel="00000000" w:rsidP="00000000" w:rsidRDefault="00000000" w:rsidRPr="00000000" w14:paraId="0000010D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10E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:layout_below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="@id/etAge"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="8dp"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0F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&lt;DatePicker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="@+id/dpDOB"</w:t>
      </w:r>
    </w:p>
    <w:p w:rsidR="00000000" w:rsidDel="00000000" w:rsidP="00000000" w:rsidRDefault="00000000" w:rsidRPr="00000000" w14:paraId="00000110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111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:calendarViewShown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="false"</w:t>
      </w:r>
    </w:p>
    <w:p w:rsidR="00000000" w:rsidDel="00000000" w:rsidP="00000000" w:rsidRDefault="00000000" w:rsidRPr="00000000" w14:paraId="00000112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:layout_below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="@id/lblDOB"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13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&lt;TextView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="@+id/lblState"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="State"</w:t>
      </w:r>
    </w:p>
    <w:p w:rsidR="00000000" w:rsidDel="00000000" w:rsidP="00000000" w:rsidRDefault="00000000" w:rsidRPr="00000000" w14:paraId="00000115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116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:layout_below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="@id/dpDOB"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="8dp"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17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&lt;Spinner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="@+id/spState"</w:t>
      </w:r>
    </w:p>
    <w:p w:rsidR="00000000" w:rsidDel="00000000" w:rsidP="00000000" w:rsidRDefault="00000000" w:rsidRPr="00000000" w14:paraId="00000118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119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:layout_below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="@id/lblState"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1A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&lt;Button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="@+id/btnSubmit"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="Submit"</w:t>
      </w:r>
    </w:p>
    <w:p w:rsidR="00000000" w:rsidDel="00000000" w:rsidP="00000000" w:rsidRDefault="00000000" w:rsidRPr="00000000" w14:paraId="0000011C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11D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:layout_below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="@id/spState"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="16dp"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1E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&lt;TextView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="@+id/tvResult"</w:t>
      </w:r>
    </w:p>
    <w:p w:rsidR="00000000" w:rsidDel="00000000" w:rsidP="00000000" w:rsidRDefault="00000000" w:rsidRPr="00000000" w14:paraId="00000120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121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:layout_below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="@id/btnSubmit"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="16dp"</w:t>
      </w:r>
    </w:p>
    <w:p w:rsidR="00000000" w:rsidDel="00000000" w:rsidP="00000000" w:rsidRDefault="00000000" w:rsidRPr="00000000" w14:paraId="00000122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="15sp"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23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&lt;/RelativeLayout&gt;</w:t>
      </w:r>
    </w:p>
    <w:p w:rsidR="00000000" w:rsidDel="00000000" w:rsidP="00000000" w:rsidRDefault="00000000" w:rsidRPr="00000000" w14:paraId="00000125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&lt;/ScrollView&gt;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-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76788" cy="89154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Xml (Table Layout) -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12F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&lt;ScrollView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130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31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32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&lt;TableLayout</w:t>
      </w:r>
    </w:p>
    <w:p w:rsidR="00000000" w:rsidDel="00000000" w:rsidP="00000000" w:rsidRDefault="00000000" w:rsidRPr="00000000" w14:paraId="00000134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35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136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="16dp"</w:t>
      </w:r>
    </w:p>
    <w:p w:rsidR="00000000" w:rsidDel="00000000" w:rsidP="00000000" w:rsidRDefault="00000000" w:rsidRPr="00000000" w14:paraId="00000137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:stretchColumns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="1"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38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&lt;TableRow&gt;</w:t>
      </w:r>
    </w:p>
    <w:p w:rsidR="00000000" w:rsidDel="00000000" w:rsidP="00000000" w:rsidRDefault="00000000" w:rsidRPr="00000000" w14:paraId="0000013A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&lt;TextView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="User Name"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="8dp"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3B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&lt;EditText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="@+id/etName"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="Enter 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3C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&lt;/TableRow&gt;</w:t>
      </w:r>
    </w:p>
    <w:p w:rsidR="00000000" w:rsidDel="00000000" w:rsidP="00000000" w:rsidRDefault="00000000" w:rsidRPr="00000000" w14:paraId="0000013D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&lt;TableRow&gt;</w:t>
      </w:r>
    </w:p>
    <w:p w:rsidR="00000000" w:rsidDel="00000000" w:rsidP="00000000" w:rsidRDefault="00000000" w:rsidRPr="00000000" w14:paraId="0000013F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&lt;TextView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="Password"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="8dp"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40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&lt;EditText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="@+id/etPassword"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="Enter password"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:inputType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="textPassword"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41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&lt;/TableRow&gt;</w:t>
      </w:r>
    </w:p>
    <w:p w:rsidR="00000000" w:rsidDel="00000000" w:rsidP="00000000" w:rsidRDefault="00000000" w:rsidRPr="00000000" w14:paraId="00000142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&lt;TableRow&gt;</w:t>
      </w:r>
    </w:p>
    <w:p w:rsidR="00000000" w:rsidDel="00000000" w:rsidP="00000000" w:rsidRDefault="00000000" w:rsidRPr="00000000" w14:paraId="00000144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&lt;TextView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="Address"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="8dp"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45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&lt;EditText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="@+id/etAddress"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="Enter address"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46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&lt;/TableRow&gt;</w:t>
      </w:r>
    </w:p>
    <w:p w:rsidR="00000000" w:rsidDel="00000000" w:rsidP="00000000" w:rsidRDefault="00000000" w:rsidRPr="00000000" w14:paraId="00000147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&lt;TableRow&gt;</w:t>
      </w:r>
    </w:p>
    <w:p w:rsidR="00000000" w:rsidDel="00000000" w:rsidP="00000000" w:rsidRDefault="00000000" w:rsidRPr="00000000" w14:paraId="00000149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&lt;TextView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="Gender"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="8dp"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4A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&lt;RadioGroup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="@+id/rgGender"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="horizontal"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4B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    &lt;RadioButton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="@+id/rbMale"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="Male"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4C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    &lt;RadioButton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="@+id/rbFemale"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="Female"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4D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&lt;/RadioGroup&gt;</w:t>
      </w:r>
    </w:p>
    <w:p w:rsidR="00000000" w:rsidDel="00000000" w:rsidP="00000000" w:rsidRDefault="00000000" w:rsidRPr="00000000" w14:paraId="0000014E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&lt;/TableRow&gt;</w:t>
      </w:r>
    </w:p>
    <w:p w:rsidR="00000000" w:rsidDel="00000000" w:rsidP="00000000" w:rsidRDefault="00000000" w:rsidRPr="00000000" w14:paraId="0000014F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&lt;TableRow&gt;</w:t>
      </w:r>
    </w:p>
    <w:p w:rsidR="00000000" w:rsidDel="00000000" w:rsidP="00000000" w:rsidRDefault="00000000" w:rsidRPr="00000000" w14:paraId="00000151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&lt;TextView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="Age"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="8dp"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52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&lt;EditText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="@+id/etAge"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="Enter age"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:inputType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="number"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53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&lt;/TableRow&gt;</w:t>
      </w:r>
    </w:p>
    <w:p w:rsidR="00000000" w:rsidDel="00000000" w:rsidP="00000000" w:rsidRDefault="00000000" w:rsidRPr="00000000" w14:paraId="00000154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&lt;TableRow&gt;</w:t>
      </w:r>
    </w:p>
    <w:p w:rsidR="00000000" w:rsidDel="00000000" w:rsidP="00000000" w:rsidRDefault="00000000" w:rsidRPr="00000000" w14:paraId="00000156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&lt;TextView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="DOB"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="8dp"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57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&lt;DatePicker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="@+id/dpDOB"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:calendarViewShown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="false"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58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&lt;/TableRow&gt;</w:t>
      </w:r>
    </w:p>
    <w:p w:rsidR="00000000" w:rsidDel="00000000" w:rsidP="00000000" w:rsidRDefault="00000000" w:rsidRPr="00000000" w14:paraId="00000159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&lt;TableRow&gt;</w:t>
      </w:r>
    </w:p>
    <w:p w:rsidR="00000000" w:rsidDel="00000000" w:rsidP="00000000" w:rsidRDefault="00000000" w:rsidRPr="00000000" w14:paraId="0000015B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&lt;TextView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="State"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="8dp"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5C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&lt;Spinner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="@+id/spState"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5D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&lt;/TableRow&gt;</w:t>
      </w:r>
    </w:p>
    <w:p w:rsidR="00000000" w:rsidDel="00000000" w:rsidP="00000000" w:rsidRDefault="00000000" w:rsidRPr="00000000" w14:paraId="0000015E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&lt;TableRow&gt;</w:t>
      </w:r>
    </w:p>
    <w:p w:rsidR="00000000" w:rsidDel="00000000" w:rsidP="00000000" w:rsidRDefault="00000000" w:rsidRPr="00000000" w14:paraId="00000160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&lt;Button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="@+id/btnSubmit"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="Submit"</w:t>
      </w:r>
    </w:p>
    <w:p w:rsidR="00000000" w:rsidDel="00000000" w:rsidP="00000000" w:rsidRDefault="00000000" w:rsidRPr="00000000" w14:paraId="00000161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:layout_span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="2"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62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&lt;/TableRow&gt;</w:t>
      </w:r>
    </w:p>
    <w:p w:rsidR="00000000" w:rsidDel="00000000" w:rsidP="00000000" w:rsidRDefault="00000000" w:rsidRPr="00000000" w14:paraId="00000163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&lt;TableRow&gt;</w:t>
      </w:r>
    </w:p>
    <w:p w:rsidR="00000000" w:rsidDel="00000000" w:rsidP="00000000" w:rsidRDefault="00000000" w:rsidRPr="00000000" w14:paraId="00000165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&lt;TextView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="@+id/tvResult"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:layout_span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="2"</w:t>
      </w:r>
    </w:p>
    <w:p w:rsidR="00000000" w:rsidDel="00000000" w:rsidP="00000000" w:rsidRDefault="00000000" w:rsidRPr="00000000" w14:paraId="00000166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="8dp"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="15sp"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67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&lt;/TableRow&gt;</w:t>
      </w:r>
    </w:p>
    <w:p w:rsidR="00000000" w:rsidDel="00000000" w:rsidP="00000000" w:rsidRDefault="00000000" w:rsidRPr="00000000" w14:paraId="00000168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&lt;/TableLayout&gt;</w:t>
      </w:r>
    </w:p>
    <w:p w:rsidR="00000000" w:rsidDel="00000000" w:rsidP="00000000" w:rsidRDefault="00000000" w:rsidRPr="00000000" w14:paraId="0000016A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&lt;/ScrollView&gt;</w:t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-</w:t>
      </w:r>
    </w:p>
    <w:p w:rsidR="00000000" w:rsidDel="00000000" w:rsidP="00000000" w:rsidRDefault="00000000" w:rsidRPr="00000000" w14:paraId="000001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976813" cy="89154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Q3 -&gt; Develop an application that inserts some notifications </w:t>
      </w:r>
      <w:ins w:author="Basiru Mbye" w:id="0" w:date="2026-03-20T14:27:11Z">
        <w:r w:rsidDel="00000000" w:rsidR="00000000" w:rsidRPr="00000000">
          <w:rPr>
            <w:b w:val="1"/>
            <w:bCs w:val="1"/>
            <w:rtl w:val="0"/>
            <w:rPrChange w:author="Basiru Mbye" w:id="1" w:date="2026-03-20T14:27:11Z">
              <w:rPr>
                <w:b w:val="1"/>
                <w:bCs w:val="1"/>
              </w:rPr>
            </w:rPrChange>
          </w:rPr>
          <w:t xml:space="preserve">into the Notification</w:t>
        </w:r>
      </w:ins>
      <w:del w:author="Basiru Mbye" w:id="0" w:date="2026-03-20T14:27:11Z">
        <w:r w:rsidDel="00000000" w:rsidR="00000000" w:rsidRPr="00000000">
          <w:rPr>
            <w:b w:val="1"/>
            <w:bCs w:val="1"/>
            <w:rtl w:val="0"/>
            <w:rPrChange w:author="Basiru Mbye" w:id="1" w:date="2026-03-20T14:27:11Z">
              <w:rPr>
                <w:b w:val="1"/>
                <w:bCs w:val="1"/>
              </w:rPr>
            </w:rPrChange>
          </w:rPr>
          <w:delText xml:space="preserve">into Notification</w:delText>
        </w:r>
      </w:del>
      <w:r w:rsidDel="00000000" w:rsidR="00000000" w:rsidRPr="00000000">
        <w:rPr>
          <w:b w:val="1"/>
          <w:bCs w:val="1"/>
          <w:rtl w:val="0"/>
        </w:rPr>
        <w:t xml:space="preserve"> area and whenever a notification is inserted, it should show a toast with details of the notification.</w:t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Ans3 -&gt; </w:t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Xml -</w:t>
      </w:r>
    </w:p>
    <w:p w:rsidR="00000000" w:rsidDel="00000000" w:rsidP="00000000" w:rsidRDefault="00000000" w:rsidRPr="00000000" w14:paraId="00000177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178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&lt;LinearLayout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179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7A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7B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="vertical"</w:t>
      </w:r>
    </w:p>
    <w:p w:rsidR="00000000" w:rsidDel="00000000" w:rsidP="00000000" w:rsidRDefault="00000000" w:rsidRPr="00000000" w14:paraId="0000017C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:gravity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="center"</w:t>
      </w:r>
    </w:p>
    <w:p w:rsidR="00000000" w:rsidDel="00000000" w:rsidP="00000000" w:rsidRDefault="00000000" w:rsidRPr="00000000" w14:paraId="0000017D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="24dp"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7E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&lt;EditText</w:t>
      </w:r>
    </w:p>
    <w:p w:rsidR="00000000" w:rsidDel="00000000" w:rsidP="00000000" w:rsidRDefault="00000000" w:rsidRPr="00000000" w14:paraId="00000180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="@+id/etTitle"</w:t>
      </w:r>
    </w:p>
    <w:p w:rsidR="00000000" w:rsidDel="00000000" w:rsidP="00000000" w:rsidRDefault="00000000" w:rsidRPr="00000000" w14:paraId="00000181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82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183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="Notification Title"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84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&lt;EditText</w:t>
      </w:r>
    </w:p>
    <w:p w:rsidR="00000000" w:rsidDel="00000000" w:rsidP="00000000" w:rsidRDefault="00000000" w:rsidRPr="00000000" w14:paraId="00000186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="@+id/etMessage"</w:t>
      </w:r>
    </w:p>
    <w:p w:rsidR="00000000" w:rsidDel="00000000" w:rsidP="00000000" w:rsidRDefault="00000000" w:rsidRPr="00000000" w14:paraId="00000187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88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189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="Notification Message"</w:t>
      </w:r>
    </w:p>
    <w:p w:rsidR="00000000" w:rsidDel="00000000" w:rsidP="00000000" w:rsidRDefault="00000000" w:rsidRPr="00000000" w14:paraId="0000018A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="12dp"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8B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18D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="@+id/btnSend"</w:t>
      </w:r>
    </w:p>
    <w:p w:rsidR="00000000" w:rsidDel="00000000" w:rsidP="00000000" w:rsidRDefault="00000000" w:rsidRPr="00000000" w14:paraId="0000018E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18F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190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="20dp"</w:t>
      </w:r>
    </w:p>
    <w:p w:rsidR="00000000" w:rsidDel="00000000" w:rsidP="00000000" w:rsidRDefault="00000000" w:rsidRPr="00000000" w14:paraId="00000191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="Send Notification"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92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&lt;/LinearLayout&gt;</w:t>
      </w:r>
    </w:p>
    <w:p w:rsidR="00000000" w:rsidDel="00000000" w:rsidP="00000000" w:rsidRDefault="00000000" w:rsidRPr="00000000" w14:paraId="000001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 -</w:t>
      </w:r>
    </w:p>
    <w:p w:rsidR="00000000" w:rsidDel="00000000" w:rsidP="00000000" w:rsidRDefault="00000000" w:rsidRPr="00000000" w14:paraId="0000019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com.example.q3notification;</w:t>
      </w:r>
    </w:p>
    <w:p w:rsidR="00000000" w:rsidDel="00000000" w:rsidP="00000000" w:rsidRDefault="00000000" w:rsidRPr="00000000" w14:paraId="0000019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androidx.appcompat.app.AppCompatActivity;</w:t>
      </w:r>
    </w:p>
    <w:p w:rsidR="00000000" w:rsidDel="00000000" w:rsidP="00000000" w:rsidRDefault="00000000" w:rsidRPr="00000000" w14:paraId="0000019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androidx.core.app.NotificationCompat;</w:t>
      </w:r>
    </w:p>
    <w:p w:rsidR="00000000" w:rsidDel="00000000" w:rsidP="00000000" w:rsidRDefault="00000000" w:rsidRPr="00000000" w14:paraId="0000019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androidx.core.app.NotificationManagerCompat;</w:t>
      </w:r>
    </w:p>
    <w:p w:rsidR="00000000" w:rsidDel="00000000" w:rsidP="00000000" w:rsidRDefault="00000000" w:rsidRPr="00000000" w14:paraId="0000019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android.app.NotificationChannel;</w:t>
      </w:r>
    </w:p>
    <w:p w:rsidR="00000000" w:rsidDel="00000000" w:rsidP="00000000" w:rsidRDefault="00000000" w:rsidRPr="00000000" w14:paraId="0000019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android.app.NotificationManager;</w:t>
      </w:r>
    </w:p>
    <w:p w:rsidR="00000000" w:rsidDel="00000000" w:rsidP="00000000" w:rsidRDefault="00000000" w:rsidRPr="00000000" w14:paraId="0000019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android.os.Build;</w:t>
      </w:r>
    </w:p>
    <w:p w:rsidR="00000000" w:rsidDel="00000000" w:rsidP="00000000" w:rsidRDefault="00000000" w:rsidRPr="00000000" w14:paraId="0000019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android.os.Bundle;</w:t>
      </w:r>
    </w:p>
    <w:p w:rsidR="00000000" w:rsidDel="00000000" w:rsidP="00000000" w:rsidRDefault="00000000" w:rsidRPr="00000000" w14:paraId="0000019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android.view.View;</w:t>
      </w:r>
    </w:p>
    <w:p w:rsidR="00000000" w:rsidDel="00000000" w:rsidP="00000000" w:rsidRDefault="00000000" w:rsidRPr="00000000" w14:paraId="000001A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android.widget.Button;</w:t>
      </w:r>
    </w:p>
    <w:p w:rsidR="00000000" w:rsidDel="00000000" w:rsidP="00000000" w:rsidRDefault="00000000" w:rsidRPr="00000000" w14:paraId="000001A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android.widget.EditText;</w:t>
      </w:r>
    </w:p>
    <w:p w:rsidR="00000000" w:rsidDel="00000000" w:rsidP="00000000" w:rsidRDefault="00000000" w:rsidRPr="00000000" w14:paraId="000001A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android.widget.Toast;</w:t>
      </w:r>
    </w:p>
    <w:p w:rsidR="00000000" w:rsidDel="00000000" w:rsidP="00000000" w:rsidRDefault="00000000" w:rsidRPr="00000000" w14:paraId="000001A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AppCompatActivity {</w:t>
      </w:r>
    </w:p>
    <w:p w:rsidR="00000000" w:rsidDel="00000000" w:rsidP="00000000" w:rsidRDefault="00000000" w:rsidRPr="00000000" w14:paraId="000001A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EditText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etTitle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etMessage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Button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btnSend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private static final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CHANNEL_ID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"my_channel"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private static int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notificationId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e1f22" w:val="clear"/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1A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(Bundle savedInstanceState) {</w:t>
      </w:r>
    </w:p>
    <w:p w:rsidR="00000000" w:rsidDel="00000000" w:rsidP="00000000" w:rsidRDefault="00000000" w:rsidRPr="00000000" w14:paraId="000001A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.onCreate(savedInstanceState);</w:t>
      </w:r>
    </w:p>
    <w:p w:rsidR="00000000" w:rsidDel="00000000" w:rsidP="00000000" w:rsidRDefault="00000000" w:rsidRPr="00000000" w14:paraId="000001A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B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etTitle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etTitle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B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etMessage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etMessage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B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btnSend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btnSend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B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createNotificationChannel();</w:t>
      </w:r>
    </w:p>
    <w:p w:rsidR="00000000" w:rsidDel="00000000" w:rsidP="00000000" w:rsidRDefault="00000000" w:rsidRPr="00000000" w14:paraId="000001B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btnSend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.setOnClickListener(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View.OnClickListener() {</w:t>
      </w:r>
    </w:p>
    <w:p w:rsidR="00000000" w:rsidDel="00000000" w:rsidP="00000000" w:rsidRDefault="00000000" w:rsidRPr="00000000" w14:paraId="000001B8">
      <w:pPr>
        <w:shd w:fill="1e1f22" w:val="clear"/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1B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(View v) {</w:t>
      </w:r>
    </w:p>
    <w:p w:rsidR="00000000" w:rsidDel="00000000" w:rsidP="00000000" w:rsidRDefault="00000000" w:rsidRPr="00000000" w14:paraId="000001B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String title  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etTitle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.getText().toString().trim();</w:t>
      </w:r>
    </w:p>
    <w:p w:rsidR="00000000" w:rsidDel="00000000" w:rsidP="00000000" w:rsidRDefault="00000000" w:rsidRPr="00000000" w14:paraId="000001B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String message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etMessage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.getText().toString().trim();</w:t>
      </w:r>
    </w:p>
    <w:p w:rsidR="00000000" w:rsidDel="00000000" w:rsidP="00000000" w:rsidRDefault="00000000" w:rsidRPr="00000000" w14:paraId="000001B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(title.isEmpty() || message.isEmpty()) {</w:t>
      </w:r>
    </w:p>
    <w:p w:rsidR="00000000" w:rsidDel="00000000" w:rsidP="00000000" w:rsidRDefault="00000000" w:rsidRPr="00000000" w14:paraId="000001B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Toast.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(MainActivity.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B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"Please enter title and message"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1C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C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1C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Build and show notification</w:t>
      </w:r>
    </w:p>
    <w:p w:rsidR="00000000" w:rsidDel="00000000" w:rsidP="00000000" w:rsidRDefault="00000000" w:rsidRPr="00000000" w14:paraId="000001C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NotificationCompat.Builder builder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NotificationCompat.Builder(</w:t>
      </w:r>
    </w:p>
    <w:p w:rsidR="00000000" w:rsidDel="00000000" w:rsidP="00000000" w:rsidRDefault="00000000" w:rsidRPr="00000000" w14:paraId="000001C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    MainActivity.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CHANNEL_ID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C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    .setSmallIcon(android.R.drawable.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ic_dialog_info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C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    .setContentTitle(title)</w:t>
      </w:r>
    </w:p>
    <w:p w:rsidR="00000000" w:rsidDel="00000000" w:rsidP="00000000" w:rsidRDefault="00000000" w:rsidRPr="00000000" w14:paraId="000001C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    .setContentText(message)</w:t>
      </w:r>
    </w:p>
    <w:p w:rsidR="00000000" w:rsidDel="00000000" w:rsidP="00000000" w:rsidRDefault="00000000" w:rsidRPr="00000000" w14:paraId="000001C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    .setPriority(NotificationCompat.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PRIORITY_HIGH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C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    .setAutoCancel(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C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NotificationManagerCompat notificationManager =</w:t>
      </w:r>
    </w:p>
    <w:p w:rsidR="00000000" w:rsidDel="00000000" w:rsidP="00000000" w:rsidRDefault="00000000" w:rsidRPr="00000000" w14:paraId="000001C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    NotificationManagerCompat.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(MainActivity.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C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notificationManager.notify(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notificationId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++, builder.build());</w:t>
      </w:r>
    </w:p>
    <w:p w:rsidR="00000000" w:rsidDel="00000000" w:rsidP="00000000" w:rsidRDefault="00000000" w:rsidRPr="00000000" w14:paraId="000001C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Show Toast with notification details</w:t>
      </w:r>
    </w:p>
    <w:p w:rsidR="00000000" w:rsidDel="00000000" w:rsidP="00000000" w:rsidRDefault="00000000" w:rsidRPr="00000000" w14:paraId="000001D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Toast.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(MainActivity.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D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"Notification Sent!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Title: 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+ title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Message: 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+ message,</w:t>
      </w:r>
    </w:p>
    <w:p w:rsidR="00000000" w:rsidDel="00000000" w:rsidP="00000000" w:rsidRDefault="00000000" w:rsidRPr="00000000" w14:paraId="000001D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    Toast.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LENGTH_LONG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1D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1D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1D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D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private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createNotificationChannel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1D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(Build.VERSION.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SDK_INT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&gt;= Build.VERSION_CODES.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D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CharSequence name       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"My Channel"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D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String description      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"Channel for app notifications"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D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importance           = NotificationManager.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IMPORTANCE_HIGH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D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NotificationChannel channel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NotificationChannel(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CHANNEL_ID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name, importance);</w:t>
      </w:r>
    </w:p>
    <w:p w:rsidR="00000000" w:rsidDel="00000000" w:rsidP="00000000" w:rsidRDefault="00000000" w:rsidRPr="00000000" w14:paraId="000001D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channel.setDescription(description);</w:t>
      </w:r>
    </w:p>
    <w:p w:rsidR="00000000" w:rsidDel="00000000" w:rsidP="00000000" w:rsidRDefault="00000000" w:rsidRPr="00000000" w14:paraId="000001D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NotificationManager notificationManager =</w:t>
      </w:r>
    </w:p>
    <w:p w:rsidR="00000000" w:rsidDel="00000000" w:rsidP="00000000" w:rsidRDefault="00000000" w:rsidRPr="00000000" w14:paraId="000001E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getSystemService(NotificationManager.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notificationManager.createNotificationChannel(channel);</w:t>
      </w:r>
    </w:p>
    <w:p w:rsidR="00000000" w:rsidDel="00000000" w:rsidP="00000000" w:rsidRDefault="00000000" w:rsidRPr="00000000" w14:paraId="000001E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E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E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-</w:t>
      </w:r>
    </w:p>
    <w:p w:rsidR="00000000" w:rsidDel="00000000" w:rsidP="00000000" w:rsidRDefault="00000000" w:rsidRPr="00000000" w14:paraId="000001E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05275" cy="8758238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8758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Q4 -&gt; Develop an application that uses a menu with 3 options for dialing a number, opening a website and to send an SMS. On selecting an option, the appropriate action should be invoked using intents.</w:t>
      </w:r>
    </w:p>
    <w:p w:rsidR="00000000" w:rsidDel="00000000" w:rsidP="00000000" w:rsidRDefault="00000000" w:rsidRPr="00000000" w14:paraId="000001E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Ans4 -&gt;</w:t>
      </w:r>
    </w:p>
    <w:p w:rsidR="00000000" w:rsidDel="00000000" w:rsidP="00000000" w:rsidRDefault="00000000" w:rsidRPr="00000000" w14:paraId="000001E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Xml -</w:t>
      </w:r>
    </w:p>
    <w:p w:rsidR="00000000" w:rsidDel="00000000" w:rsidP="00000000" w:rsidRDefault="00000000" w:rsidRPr="00000000" w14:paraId="000001F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1F2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&lt;LinearLayout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1F3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F4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F5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="vertical"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F6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&lt;androidx.appcompat.widget.Toolbar</w:t>
      </w:r>
    </w:p>
    <w:p w:rsidR="00000000" w:rsidDel="00000000" w:rsidP="00000000" w:rsidRDefault="00000000" w:rsidRPr="00000000" w14:paraId="000001F8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="@+id/toolbar"</w:t>
      </w:r>
    </w:p>
    <w:p w:rsidR="00000000" w:rsidDel="00000000" w:rsidP="00000000" w:rsidRDefault="00000000" w:rsidRPr="00000000" w14:paraId="000001F9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FA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="?attr/actionBarSize"</w:t>
      </w:r>
    </w:p>
    <w:p w:rsidR="00000000" w:rsidDel="00000000" w:rsidP="00000000" w:rsidRDefault="00000000" w:rsidRPr="00000000" w14:paraId="000001FB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="?attr/colorPrimary"</w:t>
      </w:r>
    </w:p>
    <w:p w:rsidR="00000000" w:rsidDel="00000000" w:rsidP="00000000" w:rsidRDefault="00000000" w:rsidRPr="00000000" w14:paraId="000001FC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="Q4 Menu App"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FD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&lt;TextView</w:t>
      </w:r>
    </w:p>
    <w:p w:rsidR="00000000" w:rsidDel="00000000" w:rsidP="00000000" w:rsidRDefault="00000000" w:rsidRPr="00000000" w14:paraId="000001FF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200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201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:gravity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="center"</w:t>
      </w:r>
    </w:p>
    <w:p w:rsidR="00000000" w:rsidDel="00000000" w:rsidP="00000000" w:rsidRDefault="00000000" w:rsidRPr="00000000" w14:paraId="00000202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="Press the 3-dot menu (top right)"</w:t>
      </w:r>
    </w:p>
    <w:p w:rsidR="00000000" w:rsidDel="00000000" w:rsidP="00000000" w:rsidRDefault="00000000" w:rsidRPr="00000000" w14:paraId="00000203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="18sp"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204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&lt;/LinearLayout&gt;</w:t>
      </w:r>
    </w:p>
    <w:p w:rsidR="00000000" w:rsidDel="00000000" w:rsidP="00000000" w:rsidRDefault="00000000" w:rsidRPr="00000000" w14:paraId="000002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 -</w:t>
      </w:r>
    </w:p>
    <w:p w:rsidR="00000000" w:rsidDel="00000000" w:rsidP="00000000" w:rsidRDefault="00000000" w:rsidRPr="00000000" w14:paraId="0000020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com.example.q4menu;</w:t>
      </w:r>
    </w:p>
    <w:p w:rsidR="00000000" w:rsidDel="00000000" w:rsidP="00000000" w:rsidRDefault="00000000" w:rsidRPr="00000000" w14:paraId="0000020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androidx.appcompat.app.AppCompatActivity;</w:t>
      </w:r>
    </w:p>
    <w:p w:rsidR="00000000" w:rsidDel="00000000" w:rsidP="00000000" w:rsidRDefault="00000000" w:rsidRPr="00000000" w14:paraId="0000020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android.content.Intent;</w:t>
      </w:r>
    </w:p>
    <w:p w:rsidR="00000000" w:rsidDel="00000000" w:rsidP="00000000" w:rsidRDefault="00000000" w:rsidRPr="00000000" w14:paraId="0000020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android.net.Uri;</w:t>
      </w:r>
    </w:p>
    <w:p w:rsidR="00000000" w:rsidDel="00000000" w:rsidP="00000000" w:rsidRDefault="00000000" w:rsidRPr="00000000" w14:paraId="0000020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android.os.Bundle;</w:t>
      </w:r>
    </w:p>
    <w:p w:rsidR="00000000" w:rsidDel="00000000" w:rsidP="00000000" w:rsidRDefault="00000000" w:rsidRPr="00000000" w14:paraId="0000020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android.view.Menu;</w:t>
      </w:r>
    </w:p>
    <w:p w:rsidR="00000000" w:rsidDel="00000000" w:rsidP="00000000" w:rsidRDefault="00000000" w:rsidRPr="00000000" w14:paraId="0000020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android.view.MenuItem;</w:t>
      </w:r>
    </w:p>
    <w:p w:rsidR="00000000" w:rsidDel="00000000" w:rsidP="00000000" w:rsidRDefault="00000000" w:rsidRPr="00000000" w14:paraId="0000021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android.widget.Toast;</w:t>
      </w:r>
    </w:p>
    <w:p w:rsidR="00000000" w:rsidDel="00000000" w:rsidP="00000000" w:rsidRDefault="00000000" w:rsidRPr="00000000" w14:paraId="0000021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androidx.appcompat.widget.Toolbar;</w:t>
      </w:r>
    </w:p>
    <w:p w:rsidR="00000000" w:rsidDel="00000000" w:rsidP="00000000" w:rsidRDefault="00000000" w:rsidRPr="00000000" w14:paraId="0000021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AppCompatActivity {</w:t>
      </w:r>
    </w:p>
    <w:p w:rsidR="00000000" w:rsidDel="00000000" w:rsidP="00000000" w:rsidRDefault="00000000" w:rsidRPr="00000000" w14:paraId="0000021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1e1f22" w:val="clear"/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21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(Bundle savedInstanceState) {</w:t>
      </w:r>
    </w:p>
    <w:p w:rsidR="00000000" w:rsidDel="00000000" w:rsidP="00000000" w:rsidRDefault="00000000" w:rsidRPr="00000000" w14:paraId="0000021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.onCreate(savedInstanceState);</w:t>
      </w:r>
    </w:p>
    <w:p w:rsidR="00000000" w:rsidDel="00000000" w:rsidP="00000000" w:rsidRDefault="00000000" w:rsidRPr="00000000" w14:paraId="0000021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1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Toolbar toolbar = findViewById(R.id.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toolbar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1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setSupportActionBar(toolbar);</w:t>
      </w:r>
    </w:p>
    <w:p w:rsidR="00000000" w:rsidDel="00000000" w:rsidP="00000000" w:rsidRDefault="00000000" w:rsidRPr="00000000" w14:paraId="0000021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1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Inflate the menu</w:t>
      </w:r>
    </w:p>
    <w:p w:rsidR="00000000" w:rsidDel="00000000" w:rsidP="00000000" w:rsidRDefault="00000000" w:rsidRPr="00000000" w14:paraId="0000021E">
      <w:pPr>
        <w:shd w:fill="1e1f22" w:val="clear"/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21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boolean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onCreateOptionsMenu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(Menu menu) {</w:t>
      </w:r>
    </w:p>
    <w:p w:rsidR="00000000" w:rsidDel="00000000" w:rsidP="00000000" w:rsidRDefault="00000000" w:rsidRPr="00000000" w14:paraId="0000022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getMenuInflater().inflate(R.menu.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menu_main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menu);</w:t>
      </w:r>
    </w:p>
    <w:p w:rsidR="00000000" w:rsidDel="00000000" w:rsidP="00000000" w:rsidRDefault="00000000" w:rsidRPr="00000000" w14:paraId="0000022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2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Handle menu item clicks</w:t>
      </w:r>
    </w:p>
    <w:p w:rsidR="00000000" w:rsidDel="00000000" w:rsidP="00000000" w:rsidRDefault="00000000" w:rsidRPr="00000000" w14:paraId="00000225">
      <w:pPr>
        <w:shd w:fill="1e1f22" w:val="clear"/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22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boolean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onOptionsItemSelected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(MenuItem item) {</w:t>
      </w:r>
    </w:p>
    <w:p w:rsidR="00000000" w:rsidDel="00000000" w:rsidP="00000000" w:rsidRDefault="00000000" w:rsidRPr="00000000" w14:paraId="0000022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id = item.getItemId();</w:t>
      </w:r>
    </w:p>
    <w:p w:rsidR="00000000" w:rsidDel="00000000" w:rsidP="00000000" w:rsidRDefault="00000000" w:rsidRPr="00000000" w14:paraId="0000022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(id == R.id.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menu_dial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2A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Dial a number</w:t>
      </w:r>
    </w:p>
    <w:p w:rsidR="00000000" w:rsidDel="00000000" w:rsidP="00000000" w:rsidRDefault="00000000" w:rsidRPr="00000000" w14:paraId="0000022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Intent dialIntent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Intent(Intent.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ACTION_DIAL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2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dialIntent.setData(Uri.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"tel:9876543210"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22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startActivity(dialIntent);</w:t>
      </w:r>
    </w:p>
    <w:p w:rsidR="00000000" w:rsidDel="00000000" w:rsidP="00000000" w:rsidRDefault="00000000" w:rsidRPr="00000000" w14:paraId="0000022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(id == R.id.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menu_website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31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Open a website</w:t>
      </w:r>
    </w:p>
    <w:p w:rsidR="00000000" w:rsidDel="00000000" w:rsidP="00000000" w:rsidRDefault="00000000" w:rsidRPr="00000000" w14:paraId="0000023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Intent webIntent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Intent(Intent.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ACTION_VIEW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3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webIntent.setData(Uri.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"https://www.google.com"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23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startActivity(webIntent);</w:t>
      </w:r>
    </w:p>
    <w:p w:rsidR="00000000" w:rsidDel="00000000" w:rsidP="00000000" w:rsidRDefault="00000000" w:rsidRPr="00000000" w14:paraId="0000023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3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(id == R.id.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menu_sms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38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Send an SMS</w:t>
      </w:r>
    </w:p>
    <w:p w:rsidR="00000000" w:rsidDel="00000000" w:rsidP="00000000" w:rsidRDefault="00000000" w:rsidRPr="00000000" w14:paraId="0000023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Intent smsIntent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Intent(Intent.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ACTION_SENDTO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3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smsIntent.setData(Uri.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"smsto:9876543210"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23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smsIntent.putExtra(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"sms_body"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"Hello! This is a test SMS."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3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startActivity(smsIntent);</w:t>
      </w:r>
    </w:p>
    <w:p w:rsidR="00000000" w:rsidDel="00000000" w:rsidP="00000000" w:rsidRDefault="00000000" w:rsidRPr="00000000" w14:paraId="0000023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3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23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super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.onOptionsItemSelected(item);</w:t>
      </w:r>
    </w:p>
    <w:p w:rsidR="00000000" w:rsidDel="00000000" w:rsidP="00000000" w:rsidRDefault="00000000" w:rsidRPr="00000000" w14:paraId="0000024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4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-</w:t>
      </w:r>
    </w:p>
    <w:p w:rsidR="00000000" w:rsidDel="00000000" w:rsidP="00000000" w:rsidRDefault="00000000" w:rsidRPr="00000000" w14:paraId="0000024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471328" cy="4357688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1328" cy="435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Q5 -&gt; Create an application that uses a text file to store user names and passwords (tab separated fields and one record per line) When the user submits a login name and password through a screen, the details should be verified with the text file data and if they match, show a dialog saying that login is successful. Otherwise, show the dialog </w:t>
      </w:r>
      <w:ins w:author="Basiru Mbye" w:id="2" w:date="2026-03-20T14:27:34Z">
        <w:r w:rsidDel="00000000" w:rsidR="00000000" w:rsidRPr="00000000">
          <w:rPr>
            <w:b w:val="1"/>
            <w:bCs w:val="1"/>
            <w:rtl w:val="0"/>
            <w:rPrChange w:author="Basiru Mbye" w:id="3" w:date="2026-03-20T14:27:34Z">
              <w:rPr>
                <w:b w:val="1"/>
                <w:bCs w:val="1"/>
              </w:rPr>
            </w:rPrChange>
          </w:rPr>
          <w:t xml:space="preserve">with a Login</w:t>
        </w:r>
      </w:ins>
      <w:del w:author="Basiru Mbye" w:id="2" w:date="2026-03-20T14:27:34Z">
        <w:r w:rsidDel="00000000" w:rsidR="00000000" w:rsidRPr="00000000">
          <w:rPr>
            <w:b w:val="1"/>
            <w:bCs w:val="1"/>
            <w:rtl w:val="0"/>
            <w:rPrChange w:author="Basiru Mbye" w:id="3" w:date="2026-03-20T14:27:34Z">
              <w:rPr>
                <w:b w:val="1"/>
                <w:bCs w:val="1"/>
              </w:rPr>
            </w:rPrChange>
          </w:rPr>
          <w:delText xml:space="preserve">with Login</w:delText>
        </w:r>
      </w:del>
      <w:r w:rsidDel="00000000" w:rsidR="00000000" w:rsidRPr="00000000">
        <w:rPr>
          <w:b w:val="1"/>
          <w:bCs w:val="1"/>
          <w:rtl w:val="0"/>
        </w:rPr>
        <w:t xml:space="preserve"> Failed message.</w:t>
      </w:r>
    </w:p>
    <w:p w:rsidR="00000000" w:rsidDel="00000000" w:rsidP="00000000" w:rsidRDefault="00000000" w:rsidRPr="00000000" w14:paraId="000002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Ans5 -&gt;</w:t>
      </w:r>
    </w:p>
    <w:p w:rsidR="00000000" w:rsidDel="00000000" w:rsidP="00000000" w:rsidRDefault="00000000" w:rsidRPr="00000000" w14:paraId="000002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Xml -</w:t>
      </w:r>
    </w:p>
    <w:p w:rsidR="00000000" w:rsidDel="00000000" w:rsidP="00000000" w:rsidRDefault="00000000" w:rsidRPr="00000000" w14:paraId="000002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24E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&lt;LinearLayout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24F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250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251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="vertical"</w:t>
      </w:r>
    </w:p>
    <w:p w:rsidR="00000000" w:rsidDel="00000000" w:rsidP="00000000" w:rsidRDefault="00000000" w:rsidRPr="00000000" w14:paraId="00000252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:gravity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="center"</w:t>
      </w:r>
    </w:p>
    <w:p w:rsidR="00000000" w:rsidDel="00000000" w:rsidP="00000000" w:rsidRDefault="00000000" w:rsidRPr="00000000" w14:paraId="00000253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="24dp"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54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&lt;TextView</w:t>
      </w:r>
    </w:p>
    <w:p w:rsidR="00000000" w:rsidDel="00000000" w:rsidP="00000000" w:rsidRDefault="00000000" w:rsidRPr="00000000" w14:paraId="00000256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257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258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="Login"</w:t>
      </w:r>
    </w:p>
    <w:p w:rsidR="00000000" w:rsidDel="00000000" w:rsidP="00000000" w:rsidRDefault="00000000" w:rsidRPr="00000000" w14:paraId="00000259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="28sp"</w:t>
      </w:r>
    </w:p>
    <w:p w:rsidR="00000000" w:rsidDel="00000000" w:rsidP="00000000" w:rsidRDefault="00000000" w:rsidRPr="00000000" w14:paraId="0000025A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="bold"</w:t>
      </w:r>
    </w:p>
    <w:p w:rsidR="00000000" w:rsidDel="00000000" w:rsidP="00000000" w:rsidRDefault="00000000" w:rsidRPr="00000000" w14:paraId="0000025B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:layout_marginBottom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="24dp"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25C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&lt;EditText</w:t>
      </w:r>
    </w:p>
    <w:p w:rsidR="00000000" w:rsidDel="00000000" w:rsidP="00000000" w:rsidRDefault="00000000" w:rsidRPr="00000000" w14:paraId="0000025E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="@+id/etUsername"</w:t>
      </w:r>
    </w:p>
    <w:p w:rsidR="00000000" w:rsidDel="00000000" w:rsidP="00000000" w:rsidRDefault="00000000" w:rsidRPr="00000000" w14:paraId="0000025F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260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261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="Enter Username"</w:t>
      </w:r>
    </w:p>
    <w:p w:rsidR="00000000" w:rsidDel="00000000" w:rsidP="00000000" w:rsidRDefault="00000000" w:rsidRPr="00000000" w14:paraId="00000262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:inputType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="textPersonName"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263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&lt;EditText</w:t>
      </w:r>
    </w:p>
    <w:p w:rsidR="00000000" w:rsidDel="00000000" w:rsidP="00000000" w:rsidRDefault="00000000" w:rsidRPr="00000000" w14:paraId="00000265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="@+id/etPassword"</w:t>
      </w:r>
    </w:p>
    <w:p w:rsidR="00000000" w:rsidDel="00000000" w:rsidP="00000000" w:rsidRDefault="00000000" w:rsidRPr="00000000" w14:paraId="00000266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267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268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="Enter Password"</w:t>
      </w:r>
    </w:p>
    <w:p w:rsidR="00000000" w:rsidDel="00000000" w:rsidP="00000000" w:rsidRDefault="00000000" w:rsidRPr="00000000" w14:paraId="00000269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:inputType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="textPassword"</w:t>
      </w:r>
    </w:p>
    <w:p w:rsidR="00000000" w:rsidDel="00000000" w:rsidP="00000000" w:rsidRDefault="00000000" w:rsidRPr="00000000" w14:paraId="0000026A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="12dp"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26B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26D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="@+id/btnLogin"</w:t>
      </w:r>
    </w:p>
    <w:p w:rsidR="00000000" w:rsidDel="00000000" w:rsidP="00000000" w:rsidRDefault="00000000" w:rsidRPr="00000000" w14:paraId="0000026E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26F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270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="20dp"</w:t>
      </w:r>
    </w:p>
    <w:p w:rsidR="00000000" w:rsidDel="00000000" w:rsidP="00000000" w:rsidRDefault="00000000" w:rsidRPr="00000000" w14:paraId="00000271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="Login"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272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274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="@+id/btnRegister"</w:t>
      </w:r>
    </w:p>
    <w:p w:rsidR="00000000" w:rsidDel="00000000" w:rsidP="00000000" w:rsidRDefault="00000000" w:rsidRPr="00000000" w14:paraId="00000275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276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277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="8dp"</w:t>
      </w:r>
    </w:p>
    <w:p w:rsidR="00000000" w:rsidDel="00000000" w:rsidP="00000000" w:rsidRDefault="00000000" w:rsidRPr="00000000" w14:paraId="00000278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="Register (Save User)"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279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&lt;/LinearLayout&gt;</w:t>
      </w:r>
    </w:p>
    <w:p w:rsidR="00000000" w:rsidDel="00000000" w:rsidP="00000000" w:rsidRDefault="00000000" w:rsidRPr="00000000" w14:paraId="000002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 -</w:t>
      </w:r>
    </w:p>
    <w:p w:rsidR="00000000" w:rsidDel="00000000" w:rsidP="00000000" w:rsidRDefault="00000000" w:rsidRPr="00000000" w14:paraId="000002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com.example.q5login;</w:t>
      </w:r>
    </w:p>
    <w:p w:rsidR="00000000" w:rsidDel="00000000" w:rsidP="00000000" w:rsidRDefault="00000000" w:rsidRPr="00000000" w14:paraId="0000027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androidx.appcompat.app.AlertDialog;</w:t>
      </w:r>
    </w:p>
    <w:p w:rsidR="00000000" w:rsidDel="00000000" w:rsidP="00000000" w:rsidRDefault="00000000" w:rsidRPr="00000000" w14:paraId="0000028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androidx.appcompat.app.AppCompatActivity;</w:t>
      </w:r>
    </w:p>
    <w:p w:rsidR="00000000" w:rsidDel="00000000" w:rsidP="00000000" w:rsidRDefault="00000000" w:rsidRPr="00000000" w14:paraId="0000028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android.os.Bundle;</w:t>
      </w:r>
    </w:p>
    <w:p w:rsidR="00000000" w:rsidDel="00000000" w:rsidP="00000000" w:rsidRDefault="00000000" w:rsidRPr="00000000" w14:paraId="0000028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android.view.View;</w:t>
      </w:r>
    </w:p>
    <w:p w:rsidR="00000000" w:rsidDel="00000000" w:rsidP="00000000" w:rsidRDefault="00000000" w:rsidRPr="00000000" w14:paraId="0000028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android.widget.Button;</w:t>
      </w:r>
    </w:p>
    <w:p w:rsidR="00000000" w:rsidDel="00000000" w:rsidP="00000000" w:rsidRDefault="00000000" w:rsidRPr="00000000" w14:paraId="0000028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android.widget.EditText;</w:t>
      </w:r>
    </w:p>
    <w:p w:rsidR="00000000" w:rsidDel="00000000" w:rsidP="00000000" w:rsidRDefault="00000000" w:rsidRPr="00000000" w14:paraId="0000028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android.widget.Toast;</w:t>
      </w:r>
    </w:p>
    <w:p w:rsidR="00000000" w:rsidDel="00000000" w:rsidP="00000000" w:rsidRDefault="00000000" w:rsidRPr="00000000" w14:paraId="0000028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java.io.*;</w:t>
      </w:r>
    </w:p>
    <w:p w:rsidR="00000000" w:rsidDel="00000000" w:rsidP="00000000" w:rsidRDefault="00000000" w:rsidRPr="00000000" w14:paraId="0000028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AppCompatActivity {</w:t>
      </w:r>
    </w:p>
    <w:p w:rsidR="00000000" w:rsidDel="00000000" w:rsidP="00000000" w:rsidRDefault="00000000" w:rsidRPr="00000000" w14:paraId="0000028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EditText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etUsername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etPassword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8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Button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btnLogin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btnRegister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8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private static final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FILE_NAME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"users.txt"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8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1e1f22" w:val="clear"/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29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(Bundle savedInstanceState) {</w:t>
      </w:r>
    </w:p>
    <w:p w:rsidR="00000000" w:rsidDel="00000000" w:rsidP="00000000" w:rsidRDefault="00000000" w:rsidRPr="00000000" w14:paraId="0000029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.onCreate(savedInstanceState);</w:t>
      </w:r>
    </w:p>
    <w:p w:rsidR="00000000" w:rsidDel="00000000" w:rsidP="00000000" w:rsidRDefault="00000000" w:rsidRPr="00000000" w14:paraId="0000029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9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etUsername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etUsername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9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etPassword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etPassword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9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btnLogin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btnLogin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9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btnRegister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btnRegister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9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Save new user to text file</w:t>
      </w:r>
    </w:p>
    <w:p w:rsidR="00000000" w:rsidDel="00000000" w:rsidP="00000000" w:rsidRDefault="00000000" w:rsidRPr="00000000" w14:paraId="0000029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btnRegister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.setOnClickListener(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View.OnClickListener() {</w:t>
      </w:r>
    </w:p>
    <w:p w:rsidR="00000000" w:rsidDel="00000000" w:rsidP="00000000" w:rsidRDefault="00000000" w:rsidRPr="00000000" w14:paraId="0000029B">
      <w:pPr>
        <w:shd w:fill="1e1f22" w:val="clear"/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29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(View v) {</w:t>
      </w:r>
    </w:p>
    <w:p w:rsidR="00000000" w:rsidDel="00000000" w:rsidP="00000000" w:rsidRDefault="00000000" w:rsidRPr="00000000" w14:paraId="0000029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String username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etUsername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.getText().toString().trim();</w:t>
      </w:r>
    </w:p>
    <w:p w:rsidR="00000000" w:rsidDel="00000000" w:rsidP="00000000" w:rsidRDefault="00000000" w:rsidRPr="00000000" w14:paraId="0000029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String password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etPassword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.getText().toString().trim();</w:t>
      </w:r>
    </w:p>
    <w:p w:rsidR="00000000" w:rsidDel="00000000" w:rsidP="00000000" w:rsidRDefault="00000000" w:rsidRPr="00000000" w14:paraId="0000029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(username.isEmpty() || password.isEmpty()) {</w:t>
      </w:r>
    </w:p>
    <w:p w:rsidR="00000000" w:rsidDel="00000000" w:rsidP="00000000" w:rsidRDefault="00000000" w:rsidRPr="00000000" w14:paraId="000002A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Toast.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(MainActivity.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A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"Please enter username and password"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2A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A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2A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A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FileOutputStream fos = openFileOutput(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FILE_NAME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MODE_APPEND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A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String record = username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+ password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A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fos.write(record.getBytes());</w:t>
      </w:r>
    </w:p>
    <w:p w:rsidR="00000000" w:rsidDel="00000000" w:rsidP="00000000" w:rsidRDefault="00000000" w:rsidRPr="00000000" w14:paraId="000002A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fos.close();</w:t>
      </w:r>
    </w:p>
    <w:p w:rsidR="00000000" w:rsidDel="00000000" w:rsidP="00000000" w:rsidRDefault="00000000" w:rsidRPr="00000000" w14:paraId="000002A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Toast.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(MainActivity.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A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"User registered successfully!"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2A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(IOException e) {</w:t>
      </w:r>
    </w:p>
    <w:p w:rsidR="00000000" w:rsidDel="00000000" w:rsidP="00000000" w:rsidRDefault="00000000" w:rsidRPr="00000000" w14:paraId="000002A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e.printStackTrace();</w:t>
      </w:r>
    </w:p>
    <w:p w:rsidR="00000000" w:rsidDel="00000000" w:rsidP="00000000" w:rsidRDefault="00000000" w:rsidRPr="00000000" w14:paraId="000002A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2B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2B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2B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Verify login from text file</w:t>
      </w:r>
    </w:p>
    <w:p w:rsidR="00000000" w:rsidDel="00000000" w:rsidP="00000000" w:rsidRDefault="00000000" w:rsidRPr="00000000" w14:paraId="000002B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btnLogin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.setOnClickListener(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View.OnClickListener() {</w:t>
      </w:r>
    </w:p>
    <w:p w:rsidR="00000000" w:rsidDel="00000000" w:rsidP="00000000" w:rsidRDefault="00000000" w:rsidRPr="00000000" w14:paraId="000002B5">
      <w:pPr>
        <w:shd w:fill="1e1f22" w:val="clear"/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2B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(View v) {</w:t>
      </w:r>
    </w:p>
    <w:p w:rsidR="00000000" w:rsidDel="00000000" w:rsidP="00000000" w:rsidRDefault="00000000" w:rsidRPr="00000000" w14:paraId="000002B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String username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etUsername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.getText().toString().trim();</w:t>
      </w:r>
    </w:p>
    <w:p w:rsidR="00000000" w:rsidDel="00000000" w:rsidP="00000000" w:rsidRDefault="00000000" w:rsidRPr="00000000" w14:paraId="000002B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String password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etPassword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.getText().toString().trim();</w:t>
      </w:r>
    </w:p>
    <w:p w:rsidR="00000000" w:rsidDel="00000000" w:rsidP="00000000" w:rsidRDefault="00000000" w:rsidRPr="00000000" w14:paraId="000002B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(username.isEmpty() || password.isEmpty()) {</w:t>
      </w:r>
    </w:p>
    <w:p w:rsidR="00000000" w:rsidDel="00000000" w:rsidP="00000000" w:rsidRDefault="00000000" w:rsidRPr="00000000" w14:paraId="000002B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Toast.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(MainActivity.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B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"Please enter username and password"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2B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B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2B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loginSuccess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C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C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FileInputStream fis = openFileInput(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FILE_NAME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C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BufferedReader reader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BufferedReader(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InputStreamReader(fis));</w:t>
      </w:r>
    </w:p>
    <w:p w:rsidR="00000000" w:rsidDel="00000000" w:rsidP="00000000" w:rsidRDefault="00000000" w:rsidRPr="00000000" w14:paraId="000002C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String line;</w:t>
      </w:r>
    </w:p>
    <w:p w:rsidR="00000000" w:rsidDel="00000000" w:rsidP="00000000" w:rsidRDefault="00000000" w:rsidRPr="00000000" w14:paraId="000002C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((line = reader.readLine()) !=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C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    String[] parts = line.split(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shd w:fill="293c40" w:val="clear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C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(parts.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length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C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        String savedUser = parts[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].trim();</w:t>
      </w:r>
    </w:p>
    <w:p w:rsidR="00000000" w:rsidDel="00000000" w:rsidP="00000000" w:rsidRDefault="00000000" w:rsidRPr="00000000" w14:paraId="000002C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        String savedPass = parts[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].trim();</w:t>
      </w:r>
    </w:p>
    <w:p w:rsidR="00000000" w:rsidDel="00000000" w:rsidP="00000000" w:rsidRDefault="00000000" w:rsidRPr="00000000" w14:paraId="000002C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(savedUser.equals(username) &amp;&amp; savedPass.equals(password)) {</w:t>
      </w:r>
    </w:p>
    <w:p w:rsidR="00000000" w:rsidDel="00000000" w:rsidP="00000000" w:rsidRDefault="00000000" w:rsidRPr="00000000" w14:paraId="000002C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            loginSuccess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C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C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        }</w:t>
      </w:r>
    </w:p>
    <w:p w:rsidR="00000000" w:rsidDel="00000000" w:rsidP="00000000" w:rsidRDefault="00000000" w:rsidRPr="00000000" w14:paraId="000002D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    }</w:t>
      </w:r>
    </w:p>
    <w:p w:rsidR="00000000" w:rsidDel="00000000" w:rsidP="00000000" w:rsidRDefault="00000000" w:rsidRPr="00000000" w14:paraId="000002D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}</w:t>
      </w:r>
    </w:p>
    <w:p w:rsidR="00000000" w:rsidDel="00000000" w:rsidP="00000000" w:rsidRDefault="00000000" w:rsidRPr="00000000" w14:paraId="000002D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reader.close();</w:t>
      </w:r>
    </w:p>
    <w:p w:rsidR="00000000" w:rsidDel="00000000" w:rsidP="00000000" w:rsidRDefault="00000000" w:rsidRPr="00000000" w14:paraId="000002D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fis.close();</w:t>
      </w:r>
    </w:p>
    <w:p w:rsidR="00000000" w:rsidDel="00000000" w:rsidP="00000000" w:rsidRDefault="00000000" w:rsidRPr="00000000" w14:paraId="000002D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(FileNotFoundException e) {</w:t>
      </w:r>
    </w:p>
    <w:p w:rsidR="00000000" w:rsidDel="00000000" w:rsidP="00000000" w:rsidRDefault="00000000" w:rsidRPr="00000000" w14:paraId="000002D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showDialog(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"Login Failed"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"No users registered yet!"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D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D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(IOException e) {</w:t>
      </w:r>
    </w:p>
    <w:p w:rsidR="00000000" w:rsidDel="00000000" w:rsidP="00000000" w:rsidRDefault="00000000" w:rsidRPr="00000000" w14:paraId="000002D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e.printStackTrace();</w:t>
      </w:r>
    </w:p>
    <w:p w:rsidR="00000000" w:rsidDel="00000000" w:rsidP="00000000" w:rsidRDefault="00000000" w:rsidRPr="00000000" w14:paraId="000002D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2D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(loginSuccess) {</w:t>
      </w:r>
    </w:p>
    <w:p w:rsidR="00000000" w:rsidDel="00000000" w:rsidP="00000000" w:rsidRDefault="00000000" w:rsidRPr="00000000" w14:paraId="000002D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showDialog(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"Login Successful"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"Welcome, 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+ username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D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D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showDialog(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"Login Failed"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"Invalid username or password."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E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2E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2E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2E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E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private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showDialog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(String title, String message) {</w:t>
      </w:r>
    </w:p>
    <w:p w:rsidR="00000000" w:rsidDel="00000000" w:rsidP="00000000" w:rsidRDefault="00000000" w:rsidRPr="00000000" w14:paraId="000002E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AlertDialog.Builder(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E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.setTitle(title)</w:t>
      </w:r>
    </w:p>
    <w:p w:rsidR="00000000" w:rsidDel="00000000" w:rsidP="00000000" w:rsidRDefault="00000000" w:rsidRPr="00000000" w14:paraId="000002E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.setMessage(message)</w:t>
      </w:r>
    </w:p>
    <w:p w:rsidR="00000000" w:rsidDel="00000000" w:rsidP="00000000" w:rsidRDefault="00000000" w:rsidRPr="00000000" w14:paraId="000002E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.setPositiveButton(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"OK"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E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.show();</w:t>
      </w:r>
    </w:p>
    <w:p w:rsidR="00000000" w:rsidDel="00000000" w:rsidP="00000000" w:rsidRDefault="00000000" w:rsidRPr="00000000" w14:paraId="000002E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E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E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-</w:t>
      </w:r>
    </w:p>
    <w:p w:rsidR="00000000" w:rsidDel="00000000" w:rsidP="00000000" w:rsidRDefault="00000000" w:rsidRPr="00000000" w14:paraId="000002F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900488" cy="89154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Q6 -&gt; Create an activity to navigate to different activities through Intents-Implicit and Explicit.</w:t>
      </w:r>
    </w:p>
    <w:p w:rsidR="00000000" w:rsidDel="00000000" w:rsidP="00000000" w:rsidRDefault="00000000" w:rsidRPr="00000000" w14:paraId="000002F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Ans6 -&gt;</w:t>
      </w:r>
    </w:p>
    <w:p w:rsidR="00000000" w:rsidDel="00000000" w:rsidP="00000000" w:rsidRDefault="00000000" w:rsidRPr="00000000" w14:paraId="000002F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Xml -</w:t>
      </w:r>
    </w:p>
    <w:p w:rsidR="00000000" w:rsidDel="00000000" w:rsidP="00000000" w:rsidRDefault="00000000" w:rsidRPr="00000000" w14:paraId="000002F7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2F8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&lt;LinearLayout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2F9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2FA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2FB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="vertical"</w:t>
      </w:r>
    </w:p>
    <w:p w:rsidR="00000000" w:rsidDel="00000000" w:rsidP="00000000" w:rsidRDefault="00000000" w:rsidRPr="00000000" w14:paraId="000002FC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:gravity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="center"</w:t>
      </w:r>
    </w:p>
    <w:p w:rsidR="00000000" w:rsidDel="00000000" w:rsidP="00000000" w:rsidRDefault="00000000" w:rsidRPr="00000000" w14:paraId="000002FD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="24dp"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FE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&lt;TextView</w:t>
      </w:r>
    </w:p>
    <w:p w:rsidR="00000000" w:rsidDel="00000000" w:rsidP="00000000" w:rsidRDefault="00000000" w:rsidRPr="00000000" w14:paraId="00000300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301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302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="Intent Navigation Demo"</w:t>
      </w:r>
    </w:p>
    <w:p w:rsidR="00000000" w:rsidDel="00000000" w:rsidP="00000000" w:rsidRDefault="00000000" w:rsidRPr="00000000" w14:paraId="00000303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="22sp"</w:t>
      </w:r>
    </w:p>
    <w:p w:rsidR="00000000" w:rsidDel="00000000" w:rsidP="00000000" w:rsidRDefault="00000000" w:rsidRPr="00000000" w14:paraId="00000304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="bold"</w:t>
      </w:r>
    </w:p>
    <w:p w:rsidR="00000000" w:rsidDel="00000000" w:rsidP="00000000" w:rsidRDefault="00000000" w:rsidRPr="00000000" w14:paraId="00000305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:layout_marginBottom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="32dp"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306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308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="@+id/btnExplicit"</w:t>
      </w:r>
    </w:p>
    <w:p w:rsidR="00000000" w:rsidDel="00000000" w:rsidP="00000000" w:rsidRDefault="00000000" w:rsidRPr="00000000" w14:paraId="00000309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30A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30B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="Explicit Intent (Go to Second Activity)"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30C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30E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="@+id/btnImplicitWeb"</w:t>
      </w:r>
    </w:p>
    <w:p w:rsidR="00000000" w:rsidDel="00000000" w:rsidP="00000000" w:rsidRDefault="00000000" w:rsidRPr="00000000" w14:paraId="0000030F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310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311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="12dp"</w:t>
      </w:r>
    </w:p>
    <w:p w:rsidR="00000000" w:rsidDel="00000000" w:rsidP="00000000" w:rsidRDefault="00000000" w:rsidRPr="00000000" w14:paraId="00000312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="Implicit Intent (Open Website)"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313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315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="@+id/btnImplicitCall"</w:t>
      </w:r>
    </w:p>
    <w:p w:rsidR="00000000" w:rsidDel="00000000" w:rsidP="00000000" w:rsidRDefault="00000000" w:rsidRPr="00000000" w14:paraId="00000316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317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318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="12dp"</w:t>
      </w:r>
    </w:p>
    <w:p w:rsidR="00000000" w:rsidDel="00000000" w:rsidP="00000000" w:rsidRDefault="00000000" w:rsidRPr="00000000" w14:paraId="00000319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="Implicit Intent (Dial Number)"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31A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31C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="@+id/btnImplicitMap"</w:t>
      </w:r>
    </w:p>
    <w:p w:rsidR="00000000" w:rsidDel="00000000" w:rsidP="00000000" w:rsidRDefault="00000000" w:rsidRPr="00000000" w14:paraId="0000031D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31E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31F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="12dp"</w:t>
      </w:r>
    </w:p>
    <w:p w:rsidR="00000000" w:rsidDel="00000000" w:rsidP="00000000" w:rsidRDefault="00000000" w:rsidRPr="00000000" w14:paraId="00000320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="Implicit Intent (Open Map)"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321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&lt;/LinearLayout&gt;</w:t>
      </w:r>
    </w:p>
    <w:p w:rsidR="00000000" w:rsidDel="00000000" w:rsidP="00000000" w:rsidRDefault="00000000" w:rsidRPr="00000000" w14:paraId="000003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Xml (acitivity_second.xml) -</w:t>
      </w:r>
    </w:p>
    <w:p w:rsidR="00000000" w:rsidDel="00000000" w:rsidP="00000000" w:rsidRDefault="00000000" w:rsidRPr="00000000" w14:paraId="000003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328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&lt;LinearLayout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329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32A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32B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="vertical"</w:t>
      </w:r>
    </w:p>
    <w:p w:rsidR="00000000" w:rsidDel="00000000" w:rsidP="00000000" w:rsidRDefault="00000000" w:rsidRPr="00000000" w14:paraId="0000032C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:gravity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="center"</w:t>
      </w:r>
    </w:p>
    <w:p w:rsidR="00000000" w:rsidDel="00000000" w:rsidP="00000000" w:rsidRDefault="00000000" w:rsidRPr="00000000" w14:paraId="0000032D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="24dp"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2E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&lt;TextView</w:t>
      </w:r>
    </w:p>
    <w:p w:rsidR="00000000" w:rsidDel="00000000" w:rsidP="00000000" w:rsidRDefault="00000000" w:rsidRPr="00000000" w14:paraId="00000330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="@+id/tvMessage"</w:t>
      </w:r>
    </w:p>
    <w:p w:rsidR="00000000" w:rsidDel="00000000" w:rsidP="00000000" w:rsidRDefault="00000000" w:rsidRPr="00000000" w14:paraId="00000331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332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333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="Welcome to Second Activity!"</w:t>
      </w:r>
    </w:p>
    <w:p w:rsidR="00000000" w:rsidDel="00000000" w:rsidP="00000000" w:rsidRDefault="00000000" w:rsidRPr="00000000" w14:paraId="00000334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="22sp"</w:t>
      </w:r>
    </w:p>
    <w:p w:rsidR="00000000" w:rsidDel="00000000" w:rsidP="00000000" w:rsidRDefault="00000000" w:rsidRPr="00000000" w14:paraId="00000335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="bold"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336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338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="@+id/btnBack"</w:t>
      </w:r>
    </w:p>
    <w:p w:rsidR="00000000" w:rsidDel="00000000" w:rsidP="00000000" w:rsidRDefault="00000000" w:rsidRPr="00000000" w14:paraId="00000339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33A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33B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="24dp"</w:t>
      </w:r>
    </w:p>
    <w:p w:rsidR="00000000" w:rsidDel="00000000" w:rsidP="00000000" w:rsidRDefault="00000000" w:rsidRPr="00000000" w14:paraId="0000033C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="Go Back"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33D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&lt;/LinearLayout&gt;</w:t>
      </w:r>
    </w:p>
    <w:p w:rsidR="00000000" w:rsidDel="00000000" w:rsidP="00000000" w:rsidRDefault="00000000" w:rsidRPr="00000000" w14:paraId="000003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 (MainActivity.java) -</w:t>
      </w:r>
    </w:p>
    <w:p w:rsidR="00000000" w:rsidDel="00000000" w:rsidP="00000000" w:rsidRDefault="00000000" w:rsidRPr="00000000" w14:paraId="000003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com.example.q6intents;</w:t>
      </w:r>
    </w:p>
    <w:p w:rsidR="00000000" w:rsidDel="00000000" w:rsidP="00000000" w:rsidRDefault="00000000" w:rsidRPr="00000000" w14:paraId="0000034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androidx.appcompat.app.AppCompatActivity;</w:t>
      </w:r>
    </w:p>
    <w:p w:rsidR="00000000" w:rsidDel="00000000" w:rsidP="00000000" w:rsidRDefault="00000000" w:rsidRPr="00000000" w14:paraId="0000034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android.content.Intent;</w:t>
      </w:r>
    </w:p>
    <w:p w:rsidR="00000000" w:rsidDel="00000000" w:rsidP="00000000" w:rsidRDefault="00000000" w:rsidRPr="00000000" w14:paraId="0000034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android.net.Uri;</w:t>
      </w:r>
    </w:p>
    <w:p w:rsidR="00000000" w:rsidDel="00000000" w:rsidP="00000000" w:rsidRDefault="00000000" w:rsidRPr="00000000" w14:paraId="0000034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android.os.Bundle;</w:t>
      </w:r>
    </w:p>
    <w:p w:rsidR="00000000" w:rsidDel="00000000" w:rsidP="00000000" w:rsidRDefault="00000000" w:rsidRPr="00000000" w14:paraId="0000034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android.view.View;</w:t>
      </w:r>
    </w:p>
    <w:p w:rsidR="00000000" w:rsidDel="00000000" w:rsidP="00000000" w:rsidRDefault="00000000" w:rsidRPr="00000000" w14:paraId="0000034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android.widget.Button;</w:t>
      </w:r>
    </w:p>
    <w:p w:rsidR="00000000" w:rsidDel="00000000" w:rsidP="00000000" w:rsidRDefault="00000000" w:rsidRPr="00000000" w14:paraId="0000034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AppCompatActivity {</w:t>
      </w:r>
    </w:p>
    <w:p w:rsidR="00000000" w:rsidDel="00000000" w:rsidP="00000000" w:rsidRDefault="00000000" w:rsidRPr="00000000" w14:paraId="0000034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Button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btnExplicit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btnImplicitWeb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btnImplicitCall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btnImplicitMap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4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hd w:fill="1e1f22" w:val="clear"/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35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(Bundle savedInstanceState) {</w:t>
      </w:r>
    </w:p>
    <w:p w:rsidR="00000000" w:rsidDel="00000000" w:rsidP="00000000" w:rsidRDefault="00000000" w:rsidRPr="00000000" w14:paraId="0000035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.onCreate(savedInstanceState);</w:t>
      </w:r>
    </w:p>
    <w:p w:rsidR="00000000" w:rsidDel="00000000" w:rsidP="00000000" w:rsidRDefault="00000000" w:rsidRPr="00000000" w14:paraId="0000035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5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btnExplicit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btnExplicit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5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btnImplicitWeb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btnImplicitWeb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5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btnImplicitCall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btnImplicitCall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5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btnImplicitMap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btnImplicitMap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5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EXPLICIT INTENT — go to SecondActivity</w:t>
      </w:r>
    </w:p>
    <w:p w:rsidR="00000000" w:rsidDel="00000000" w:rsidP="00000000" w:rsidRDefault="00000000" w:rsidRPr="00000000" w14:paraId="0000035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btnExplicit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.setOnClickListener(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View.OnClickListener() {</w:t>
      </w:r>
    </w:p>
    <w:p w:rsidR="00000000" w:rsidDel="00000000" w:rsidP="00000000" w:rsidRDefault="00000000" w:rsidRPr="00000000" w14:paraId="0000035B">
      <w:pPr>
        <w:shd w:fill="1e1f22" w:val="clear"/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35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(View v) {</w:t>
      </w:r>
    </w:p>
    <w:p w:rsidR="00000000" w:rsidDel="00000000" w:rsidP="00000000" w:rsidRDefault="00000000" w:rsidRPr="00000000" w14:paraId="0000035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Intent intent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Intent(MainActivity.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SecondActivity.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5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intent.putExtra(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"Hello from MainActivity!"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5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startActivity(intent);</w:t>
      </w:r>
    </w:p>
    <w:p w:rsidR="00000000" w:rsidDel="00000000" w:rsidP="00000000" w:rsidRDefault="00000000" w:rsidRPr="00000000" w14:paraId="0000036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36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36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IMPLICIT INTENT — open website</w:t>
      </w:r>
    </w:p>
    <w:p w:rsidR="00000000" w:rsidDel="00000000" w:rsidP="00000000" w:rsidRDefault="00000000" w:rsidRPr="00000000" w14:paraId="0000036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btnImplicitWeb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.setOnClickListener(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View.OnClickListener() {</w:t>
      </w:r>
    </w:p>
    <w:p w:rsidR="00000000" w:rsidDel="00000000" w:rsidP="00000000" w:rsidRDefault="00000000" w:rsidRPr="00000000" w14:paraId="00000365">
      <w:pPr>
        <w:shd w:fill="1e1f22" w:val="clear"/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36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(View v) {</w:t>
      </w:r>
    </w:p>
    <w:p w:rsidR="00000000" w:rsidDel="00000000" w:rsidP="00000000" w:rsidRDefault="00000000" w:rsidRPr="00000000" w14:paraId="0000036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Intent intent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Intent(Intent.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ACTION_VIEW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6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intent.setData(Uri.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"https://www.google.com"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36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startActivity(intent);</w:t>
      </w:r>
    </w:p>
    <w:p w:rsidR="00000000" w:rsidDel="00000000" w:rsidP="00000000" w:rsidRDefault="00000000" w:rsidRPr="00000000" w14:paraId="0000036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36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36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IMPLICIT INTENT — dial number</w:t>
      </w:r>
    </w:p>
    <w:p w:rsidR="00000000" w:rsidDel="00000000" w:rsidP="00000000" w:rsidRDefault="00000000" w:rsidRPr="00000000" w14:paraId="0000036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btnImplicitCall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.setOnClickListener(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View.OnClickListener() {</w:t>
      </w:r>
    </w:p>
    <w:p w:rsidR="00000000" w:rsidDel="00000000" w:rsidP="00000000" w:rsidRDefault="00000000" w:rsidRPr="00000000" w14:paraId="0000036F">
      <w:pPr>
        <w:shd w:fill="1e1f22" w:val="clear"/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37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(View v) {</w:t>
      </w:r>
    </w:p>
    <w:p w:rsidR="00000000" w:rsidDel="00000000" w:rsidP="00000000" w:rsidRDefault="00000000" w:rsidRPr="00000000" w14:paraId="0000037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Intent intent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Intent(Intent.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ACTION_DIAL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7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intent.setData(Uri.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"tel:9876543210"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37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startActivity(intent);</w:t>
      </w:r>
    </w:p>
    <w:p w:rsidR="00000000" w:rsidDel="00000000" w:rsidP="00000000" w:rsidRDefault="00000000" w:rsidRPr="00000000" w14:paraId="0000037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37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37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IMPLICIT INTENT — open map</w:t>
      </w:r>
    </w:p>
    <w:p w:rsidR="00000000" w:rsidDel="00000000" w:rsidP="00000000" w:rsidRDefault="00000000" w:rsidRPr="00000000" w14:paraId="0000037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btnImplicitMap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.setOnClickListener(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View.OnClickListener() {</w:t>
      </w:r>
    </w:p>
    <w:p w:rsidR="00000000" w:rsidDel="00000000" w:rsidP="00000000" w:rsidRDefault="00000000" w:rsidRPr="00000000" w14:paraId="00000379">
      <w:pPr>
        <w:shd w:fill="1e1f22" w:val="clear"/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37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(View v) {</w:t>
      </w:r>
    </w:p>
    <w:p w:rsidR="00000000" w:rsidDel="00000000" w:rsidP="00000000" w:rsidRDefault="00000000" w:rsidRPr="00000000" w14:paraId="0000037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Intent intent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Intent(Intent.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ACTION_VIEW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7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intent.setData(Uri.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"geo:28.6139,77.2090?q=New+Delhi"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37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startActivity(intent);</w:t>
      </w:r>
    </w:p>
    <w:p w:rsidR="00000000" w:rsidDel="00000000" w:rsidP="00000000" w:rsidRDefault="00000000" w:rsidRPr="00000000" w14:paraId="0000037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37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38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8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 (SecondActivity.java) -</w:t>
      </w:r>
    </w:p>
    <w:p w:rsidR="00000000" w:rsidDel="00000000" w:rsidP="00000000" w:rsidRDefault="00000000" w:rsidRPr="00000000" w14:paraId="0000038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com.example.q6intents;</w:t>
      </w:r>
    </w:p>
    <w:p w:rsidR="00000000" w:rsidDel="00000000" w:rsidP="00000000" w:rsidRDefault="00000000" w:rsidRPr="00000000" w14:paraId="0000038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androidx.appcompat.app.AppCompatActivity;</w:t>
      </w:r>
    </w:p>
    <w:p w:rsidR="00000000" w:rsidDel="00000000" w:rsidP="00000000" w:rsidRDefault="00000000" w:rsidRPr="00000000" w14:paraId="0000038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android.os.Bundle;</w:t>
      </w:r>
    </w:p>
    <w:p w:rsidR="00000000" w:rsidDel="00000000" w:rsidP="00000000" w:rsidRDefault="00000000" w:rsidRPr="00000000" w14:paraId="0000038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android.view.View;</w:t>
      </w:r>
    </w:p>
    <w:p w:rsidR="00000000" w:rsidDel="00000000" w:rsidP="00000000" w:rsidRDefault="00000000" w:rsidRPr="00000000" w14:paraId="0000038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android.widget.Button;</w:t>
      </w:r>
    </w:p>
    <w:p w:rsidR="00000000" w:rsidDel="00000000" w:rsidP="00000000" w:rsidRDefault="00000000" w:rsidRPr="00000000" w14:paraId="0000038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android.widget.TextView;</w:t>
      </w:r>
    </w:p>
    <w:p w:rsidR="00000000" w:rsidDel="00000000" w:rsidP="00000000" w:rsidRDefault="00000000" w:rsidRPr="00000000" w14:paraId="0000038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SecondActivity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AppCompatActivity {</w:t>
      </w:r>
    </w:p>
    <w:p w:rsidR="00000000" w:rsidDel="00000000" w:rsidP="00000000" w:rsidRDefault="00000000" w:rsidRPr="00000000" w14:paraId="0000038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hd w:fill="1e1f22" w:val="clear"/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38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(Bundle savedInstanceState) {</w:t>
      </w:r>
    </w:p>
    <w:p w:rsidR="00000000" w:rsidDel="00000000" w:rsidP="00000000" w:rsidRDefault="00000000" w:rsidRPr="00000000" w14:paraId="0000039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.onCreate(savedInstanceState);</w:t>
      </w:r>
    </w:p>
    <w:p w:rsidR="00000000" w:rsidDel="00000000" w:rsidP="00000000" w:rsidRDefault="00000000" w:rsidRPr="00000000" w14:paraId="0000039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activity_second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9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TextView tvMessage = findViewById(R.id.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tvMessage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9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Button btnBack     = findViewById(R.id.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btnBack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9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Receive data from MainActivity</w:t>
      </w:r>
    </w:p>
    <w:p w:rsidR="00000000" w:rsidDel="00000000" w:rsidP="00000000" w:rsidRDefault="00000000" w:rsidRPr="00000000" w14:paraId="0000039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String message = getIntent().getStringExtra(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9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(message !=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9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tvMessage.setText(message);</w:t>
      </w:r>
    </w:p>
    <w:p w:rsidR="00000000" w:rsidDel="00000000" w:rsidP="00000000" w:rsidRDefault="00000000" w:rsidRPr="00000000" w14:paraId="0000039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39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btnBack.setOnClickListener(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View.OnClickListener() {</w:t>
      </w:r>
    </w:p>
    <w:p w:rsidR="00000000" w:rsidDel="00000000" w:rsidP="00000000" w:rsidRDefault="00000000" w:rsidRPr="00000000" w14:paraId="0000039D">
      <w:pPr>
        <w:shd w:fill="1e1f22" w:val="clear"/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39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(View v) {</w:t>
      </w:r>
    </w:p>
    <w:p w:rsidR="00000000" w:rsidDel="00000000" w:rsidP="00000000" w:rsidRDefault="00000000" w:rsidRPr="00000000" w14:paraId="0000039F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finish();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goes back to MainActivity</w:t>
      </w:r>
    </w:p>
    <w:p w:rsidR="00000000" w:rsidDel="00000000" w:rsidP="00000000" w:rsidRDefault="00000000" w:rsidRPr="00000000" w14:paraId="000003A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A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3A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A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-</w:t>
      </w:r>
    </w:p>
    <w:p w:rsidR="00000000" w:rsidDel="00000000" w:rsidP="00000000" w:rsidRDefault="00000000" w:rsidRPr="00000000" w14:paraId="000003A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24088" cy="3773851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4088" cy="3773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Q7 -&gt; Create an activity to create option Menu.</w:t>
      </w:r>
    </w:p>
    <w:p w:rsidR="00000000" w:rsidDel="00000000" w:rsidP="00000000" w:rsidRDefault="00000000" w:rsidRPr="00000000" w14:paraId="000003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Ans7 -&gt; </w:t>
      </w:r>
    </w:p>
    <w:p w:rsidR="00000000" w:rsidDel="00000000" w:rsidP="00000000" w:rsidRDefault="00000000" w:rsidRPr="00000000" w14:paraId="000003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Xml (activity_main.xml) -</w:t>
      </w:r>
    </w:p>
    <w:p w:rsidR="00000000" w:rsidDel="00000000" w:rsidP="00000000" w:rsidRDefault="00000000" w:rsidRPr="00000000" w14:paraId="000003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3B0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&lt;LinearLayout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3B1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3B2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3B3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="vertical"</w:t>
      </w:r>
    </w:p>
    <w:p w:rsidR="00000000" w:rsidDel="00000000" w:rsidP="00000000" w:rsidRDefault="00000000" w:rsidRPr="00000000" w14:paraId="000003B4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:gravity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="center"</w:t>
      </w:r>
    </w:p>
    <w:p w:rsidR="00000000" w:rsidDel="00000000" w:rsidP="00000000" w:rsidRDefault="00000000" w:rsidRPr="00000000" w14:paraId="000003B5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="24dp"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B6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&lt;TextView</w:t>
      </w:r>
    </w:p>
    <w:p w:rsidR="00000000" w:rsidDel="00000000" w:rsidP="00000000" w:rsidRDefault="00000000" w:rsidRPr="00000000" w14:paraId="000003B8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="@+id/tvResult"</w:t>
      </w:r>
    </w:p>
    <w:p w:rsidR="00000000" w:rsidDel="00000000" w:rsidP="00000000" w:rsidRDefault="00000000" w:rsidRPr="00000000" w14:paraId="000003B9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3BA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3BB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="Select an option from the menu"</w:t>
      </w:r>
    </w:p>
    <w:p w:rsidR="00000000" w:rsidDel="00000000" w:rsidP="00000000" w:rsidRDefault="00000000" w:rsidRPr="00000000" w14:paraId="000003BC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="20sp"</w:t>
      </w:r>
    </w:p>
    <w:p w:rsidR="00000000" w:rsidDel="00000000" w:rsidP="00000000" w:rsidRDefault="00000000" w:rsidRPr="00000000" w14:paraId="000003BD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:gravity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="center"</w:t>
      </w:r>
    </w:p>
    <w:p w:rsidR="00000000" w:rsidDel="00000000" w:rsidP="00000000" w:rsidRDefault="00000000" w:rsidRPr="00000000" w14:paraId="000003BE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="bold"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3BF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&lt;/LinearLayout&gt;</w:t>
      </w:r>
    </w:p>
    <w:p w:rsidR="00000000" w:rsidDel="00000000" w:rsidP="00000000" w:rsidRDefault="00000000" w:rsidRPr="00000000" w14:paraId="000003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Xml (menu_options.xml) -</w:t>
      </w:r>
    </w:p>
    <w:p w:rsidR="00000000" w:rsidDel="00000000" w:rsidP="00000000" w:rsidRDefault="00000000" w:rsidRPr="00000000" w14:paraId="000003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3C4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&lt;menu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="http://schemas.android.com/apk/res/android"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C5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&lt;item</w:t>
      </w:r>
    </w:p>
    <w:p w:rsidR="00000000" w:rsidDel="00000000" w:rsidP="00000000" w:rsidRDefault="00000000" w:rsidRPr="00000000" w14:paraId="000003C7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="@+id/menu_home"</w:t>
      </w:r>
    </w:p>
    <w:p w:rsidR="00000000" w:rsidDel="00000000" w:rsidP="00000000" w:rsidRDefault="00000000" w:rsidRPr="00000000" w14:paraId="000003C8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="Home"</w:t>
      </w:r>
    </w:p>
    <w:p w:rsidR="00000000" w:rsidDel="00000000" w:rsidP="00000000" w:rsidRDefault="00000000" w:rsidRPr="00000000" w14:paraId="000003C9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:icon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="@android:drawable/ic_menu_today"</w:t>
      </w:r>
    </w:p>
    <w:p w:rsidR="00000000" w:rsidDel="00000000" w:rsidP="00000000" w:rsidRDefault="00000000" w:rsidRPr="00000000" w14:paraId="000003CA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:showAsAction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="ifRoom"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3CB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&lt;item</w:t>
      </w:r>
    </w:p>
    <w:p w:rsidR="00000000" w:rsidDel="00000000" w:rsidP="00000000" w:rsidRDefault="00000000" w:rsidRPr="00000000" w14:paraId="000003CD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="@+id/menu_search"</w:t>
      </w:r>
    </w:p>
    <w:p w:rsidR="00000000" w:rsidDel="00000000" w:rsidP="00000000" w:rsidRDefault="00000000" w:rsidRPr="00000000" w14:paraId="000003CE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="Search"</w:t>
      </w:r>
    </w:p>
    <w:p w:rsidR="00000000" w:rsidDel="00000000" w:rsidP="00000000" w:rsidRDefault="00000000" w:rsidRPr="00000000" w14:paraId="000003CF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:icon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="@android:drawable/ic_menu_search"</w:t>
      </w:r>
    </w:p>
    <w:p w:rsidR="00000000" w:rsidDel="00000000" w:rsidP="00000000" w:rsidRDefault="00000000" w:rsidRPr="00000000" w14:paraId="000003D0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:showAsAction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="ifRoom"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3D1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&lt;item</w:t>
      </w:r>
    </w:p>
    <w:p w:rsidR="00000000" w:rsidDel="00000000" w:rsidP="00000000" w:rsidRDefault="00000000" w:rsidRPr="00000000" w14:paraId="000003D3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="@+id/menu_settings"</w:t>
      </w:r>
    </w:p>
    <w:p w:rsidR="00000000" w:rsidDel="00000000" w:rsidP="00000000" w:rsidRDefault="00000000" w:rsidRPr="00000000" w14:paraId="000003D4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="Settings"</w:t>
      </w:r>
    </w:p>
    <w:p w:rsidR="00000000" w:rsidDel="00000000" w:rsidP="00000000" w:rsidRDefault="00000000" w:rsidRPr="00000000" w14:paraId="000003D5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:icon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="@android:drawable/ic_menu_preferences"</w:t>
      </w:r>
    </w:p>
    <w:p w:rsidR="00000000" w:rsidDel="00000000" w:rsidP="00000000" w:rsidRDefault="00000000" w:rsidRPr="00000000" w14:paraId="000003D6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:showAsAction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="never"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3D7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&lt;item</w:t>
      </w:r>
    </w:p>
    <w:p w:rsidR="00000000" w:rsidDel="00000000" w:rsidP="00000000" w:rsidRDefault="00000000" w:rsidRPr="00000000" w14:paraId="000003D9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="@+id/menu_share"</w:t>
      </w:r>
    </w:p>
    <w:p w:rsidR="00000000" w:rsidDel="00000000" w:rsidP="00000000" w:rsidRDefault="00000000" w:rsidRPr="00000000" w14:paraId="000003DA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="Share"</w:t>
      </w:r>
    </w:p>
    <w:p w:rsidR="00000000" w:rsidDel="00000000" w:rsidP="00000000" w:rsidRDefault="00000000" w:rsidRPr="00000000" w14:paraId="000003DB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:icon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="@android:drawable/ic_menu_share"</w:t>
      </w:r>
    </w:p>
    <w:p w:rsidR="00000000" w:rsidDel="00000000" w:rsidP="00000000" w:rsidRDefault="00000000" w:rsidRPr="00000000" w14:paraId="000003DC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:showAsAction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="never"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3DD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&lt;item</w:t>
      </w:r>
    </w:p>
    <w:p w:rsidR="00000000" w:rsidDel="00000000" w:rsidP="00000000" w:rsidRDefault="00000000" w:rsidRPr="00000000" w14:paraId="000003DF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="@+id/menu_about"</w:t>
      </w:r>
    </w:p>
    <w:p w:rsidR="00000000" w:rsidDel="00000000" w:rsidP="00000000" w:rsidRDefault="00000000" w:rsidRPr="00000000" w14:paraId="000003E0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="About"</w:t>
      </w:r>
    </w:p>
    <w:p w:rsidR="00000000" w:rsidDel="00000000" w:rsidP="00000000" w:rsidRDefault="00000000" w:rsidRPr="00000000" w14:paraId="000003E1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:icon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="@android:drawable/ic_menu_info_details"</w:t>
      </w:r>
    </w:p>
    <w:p w:rsidR="00000000" w:rsidDel="00000000" w:rsidP="00000000" w:rsidRDefault="00000000" w:rsidRPr="00000000" w14:paraId="000003E2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:showAsAction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="never"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3E3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&lt;item</w:t>
      </w:r>
    </w:p>
    <w:p w:rsidR="00000000" w:rsidDel="00000000" w:rsidP="00000000" w:rsidRDefault="00000000" w:rsidRPr="00000000" w14:paraId="000003E5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="@+id/menu_exit"</w:t>
      </w:r>
    </w:p>
    <w:p w:rsidR="00000000" w:rsidDel="00000000" w:rsidP="00000000" w:rsidRDefault="00000000" w:rsidRPr="00000000" w14:paraId="000003E6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="Exit"</w:t>
      </w:r>
    </w:p>
    <w:p w:rsidR="00000000" w:rsidDel="00000000" w:rsidP="00000000" w:rsidRDefault="00000000" w:rsidRPr="00000000" w14:paraId="000003E7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:icon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="@android:drawable/ic_menu_close_clear_cancel"</w:t>
      </w:r>
    </w:p>
    <w:p w:rsidR="00000000" w:rsidDel="00000000" w:rsidP="00000000" w:rsidRDefault="00000000" w:rsidRPr="00000000" w14:paraId="000003E8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:showAsAction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="never"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3E9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&lt;/menu&gt;</w:t>
      </w:r>
    </w:p>
    <w:p w:rsidR="00000000" w:rsidDel="00000000" w:rsidP="00000000" w:rsidRDefault="00000000" w:rsidRPr="00000000" w14:paraId="000003E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 - </w:t>
      </w:r>
    </w:p>
    <w:p w:rsidR="00000000" w:rsidDel="00000000" w:rsidP="00000000" w:rsidRDefault="00000000" w:rsidRPr="00000000" w14:paraId="000003E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com.example.q7optionmenu;</w:t>
      </w:r>
    </w:p>
    <w:p w:rsidR="00000000" w:rsidDel="00000000" w:rsidP="00000000" w:rsidRDefault="00000000" w:rsidRPr="00000000" w14:paraId="000003E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androidx.appcompat.app.AlertDialog;</w:t>
      </w:r>
    </w:p>
    <w:p w:rsidR="00000000" w:rsidDel="00000000" w:rsidP="00000000" w:rsidRDefault="00000000" w:rsidRPr="00000000" w14:paraId="000003F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androidx.appcompat.app.AppCompatActivity;</w:t>
      </w:r>
    </w:p>
    <w:p w:rsidR="00000000" w:rsidDel="00000000" w:rsidP="00000000" w:rsidRDefault="00000000" w:rsidRPr="00000000" w14:paraId="000003F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android.os.Bundle;</w:t>
      </w:r>
    </w:p>
    <w:p w:rsidR="00000000" w:rsidDel="00000000" w:rsidP="00000000" w:rsidRDefault="00000000" w:rsidRPr="00000000" w14:paraId="000003F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android.view.Menu;</w:t>
      </w:r>
    </w:p>
    <w:p w:rsidR="00000000" w:rsidDel="00000000" w:rsidP="00000000" w:rsidRDefault="00000000" w:rsidRPr="00000000" w14:paraId="000003F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android.view.MenuItem;</w:t>
      </w:r>
    </w:p>
    <w:p w:rsidR="00000000" w:rsidDel="00000000" w:rsidP="00000000" w:rsidRDefault="00000000" w:rsidRPr="00000000" w14:paraId="000003F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android.widget.TextView;</w:t>
      </w:r>
    </w:p>
    <w:p w:rsidR="00000000" w:rsidDel="00000000" w:rsidP="00000000" w:rsidRDefault="00000000" w:rsidRPr="00000000" w14:paraId="000003F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android.widget.Toast;</w:t>
      </w:r>
    </w:p>
    <w:p w:rsidR="00000000" w:rsidDel="00000000" w:rsidP="00000000" w:rsidRDefault="00000000" w:rsidRPr="00000000" w14:paraId="000003F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AppCompatActivity {</w:t>
      </w:r>
    </w:p>
    <w:p w:rsidR="00000000" w:rsidDel="00000000" w:rsidP="00000000" w:rsidRDefault="00000000" w:rsidRPr="00000000" w14:paraId="000003F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TextView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tvResult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F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hd w:fill="1e1f22" w:val="clear"/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3F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(Bundle savedInstanceState) {</w:t>
      </w:r>
    </w:p>
    <w:p w:rsidR="00000000" w:rsidDel="00000000" w:rsidP="00000000" w:rsidRDefault="00000000" w:rsidRPr="00000000" w14:paraId="000003F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.onCreate(savedInstanceState);</w:t>
      </w:r>
    </w:p>
    <w:p w:rsidR="00000000" w:rsidDel="00000000" w:rsidP="00000000" w:rsidRDefault="00000000" w:rsidRPr="00000000" w14:paraId="000003F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0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tvResult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tvResult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0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40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Inflate the menu</w:t>
      </w:r>
    </w:p>
    <w:p w:rsidR="00000000" w:rsidDel="00000000" w:rsidP="00000000" w:rsidRDefault="00000000" w:rsidRPr="00000000" w14:paraId="00000405">
      <w:pPr>
        <w:shd w:fill="1e1f22" w:val="clear"/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40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boolean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onCreateOptionsMenu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(Menu menu) {</w:t>
      </w:r>
    </w:p>
    <w:p w:rsidR="00000000" w:rsidDel="00000000" w:rsidP="00000000" w:rsidRDefault="00000000" w:rsidRPr="00000000" w14:paraId="0000040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getMenuInflater().inflate(R.menu.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menu_options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menu);</w:t>
      </w:r>
    </w:p>
    <w:p w:rsidR="00000000" w:rsidDel="00000000" w:rsidP="00000000" w:rsidRDefault="00000000" w:rsidRPr="00000000" w14:paraId="0000040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0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40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Handle menu item clicks</w:t>
      </w:r>
    </w:p>
    <w:p w:rsidR="00000000" w:rsidDel="00000000" w:rsidP="00000000" w:rsidRDefault="00000000" w:rsidRPr="00000000" w14:paraId="0000040C">
      <w:pPr>
        <w:shd w:fill="1e1f22" w:val="clear"/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40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boolean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onOptionsItemSelected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(MenuItem item) {</w:t>
      </w:r>
    </w:p>
    <w:p w:rsidR="00000000" w:rsidDel="00000000" w:rsidP="00000000" w:rsidRDefault="00000000" w:rsidRPr="00000000" w14:paraId="0000040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id = item.getItemId();</w:t>
      </w:r>
    </w:p>
    <w:p w:rsidR="00000000" w:rsidDel="00000000" w:rsidP="00000000" w:rsidRDefault="00000000" w:rsidRPr="00000000" w14:paraId="0000040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(id == R.id.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menu_home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1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tvResult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"You selected: Home"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1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Toast.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"Home selected"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41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1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(id == R.id.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menu_search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1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tvResult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"You selected: Search"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1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Toast.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"Search selected"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41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1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(id == R.id.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menu_settings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1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tvResult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"You selected: Settings"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1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Toast.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"Settings selected"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41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1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(id == R.id.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menu_share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2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tvResult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"You selected: Share"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2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Toast.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"Share selected"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42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2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(id == R.id.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menu_about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25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Show About dialog</w:t>
      </w:r>
    </w:p>
    <w:p w:rsidR="00000000" w:rsidDel="00000000" w:rsidP="00000000" w:rsidRDefault="00000000" w:rsidRPr="00000000" w14:paraId="0000042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AlertDialog.Builder(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2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.setTitle(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"About"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2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.setMessage(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"This is Question 7 - Option Menu App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Developed for Android Lab"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2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.setPositiveButton(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"OK"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2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.show();</w:t>
      </w:r>
    </w:p>
    <w:p w:rsidR="00000000" w:rsidDel="00000000" w:rsidP="00000000" w:rsidRDefault="00000000" w:rsidRPr="00000000" w14:paraId="0000042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2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(id == R.id.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menu_exit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2E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Show exit confirmation dialog</w:t>
      </w:r>
    </w:p>
    <w:p w:rsidR="00000000" w:rsidDel="00000000" w:rsidP="00000000" w:rsidRDefault="00000000" w:rsidRPr="00000000" w14:paraId="0000042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AlertDialog.Builder(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3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.setTitle(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"Exit"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3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.setMessage(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"Are you sure you want to exit?"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3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.setPositiveButton(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(dialog, which) -&gt; finish())</w:t>
      </w:r>
    </w:p>
    <w:p w:rsidR="00000000" w:rsidDel="00000000" w:rsidP="00000000" w:rsidRDefault="00000000" w:rsidRPr="00000000" w14:paraId="0000043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.setNegativeButton(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3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.show();</w:t>
      </w:r>
    </w:p>
    <w:p w:rsidR="00000000" w:rsidDel="00000000" w:rsidP="00000000" w:rsidRDefault="00000000" w:rsidRPr="00000000" w14:paraId="0000043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3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43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super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.onOptionsItemSelected(item);</w:t>
      </w:r>
    </w:p>
    <w:p w:rsidR="00000000" w:rsidDel="00000000" w:rsidP="00000000" w:rsidRDefault="00000000" w:rsidRPr="00000000" w14:paraId="0000043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43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-</w:t>
      </w:r>
    </w:p>
    <w:p w:rsidR="00000000" w:rsidDel="00000000" w:rsidP="00000000" w:rsidRDefault="00000000" w:rsidRPr="00000000" w14:paraId="000004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71638" cy="33242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1638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Q8 -&gt; Create an activity using Button Controls- CheckBox, RadioButtons, Radio Groups</w:t>
      </w:r>
    </w:p>
    <w:p w:rsidR="00000000" w:rsidDel="00000000" w:rsidP="00000000" w:rsidRDefault="00000000" w:rsidRPr="00000000" w14:paraId="000004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Ans8 -&gt;</w:t>
      </w:r>
    </w:p>
    <w:p w:rsidR="00000000" w:rsidDel="00000000" w:rsidP="00000000" w:rsidRDefault="00000000" w:rsidRPr="00000000" w14:paraId="000004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Xml -</w:t>
      </w:r>
    </w:p>
    <w:p w:rsidR="00000000" w:rsidDel="00000000" w:rsidP="00000000" w:rsidRDefault="00000000" w:rsidRPr="00000000" w14:paraId="00000443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444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&lt;ScrollView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445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446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47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&lt;LinearLayout</w:t>
      </w:r>
    </w:p>
    <w:p w:rsidR="00000000" w:rsidDel="00000000" w:rsidP="00000000" w:rsidRDefault="00000000" w:rsidRPr="00000000" w14:paraId="00000449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44A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44B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="vertical"</w:t>
      </w:r>
    </w:p>
    <w:p w:rsidR="00000000" w:rsidDel="00000000" w:rsidP="00000000" w:rsidRDefault="00000000" w:rsidRPr="00000000" w14:paraId="0000044C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="24dp"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4D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&lt;!-- CHECKBOXES --&gt;</w:t>
      </w:r>
    </w:p>
    <w:p w:rsidR="00000000" w:rsidDel="00000000" w:rsidP="00000000" w:rsidRDefault="00000000" w:rsidRPr="00000000" w14:paraId="0000044F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&lt;TextView</w:t>
      </w:r>
    </w:p>
    <w:p w:rsidR="00000000" w:rsidDel="00000000" w:rsidP="00000000" w:rsidRDefault="00000000" w:rsidRPr="00000000" w14:paraId="00000450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451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452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="Select Hobbies (CheckBox):"</w:t>
      </w:r>
    </w:p>
    <w:p w:rsidR="00000000" w:rsidDel="00000000" w:rsidP="00000000" w:rsidRDefault="00000000" w:rsidRPr="00000000" w14:paraId="00000453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="18sp"</w:t>
      </w:r>
    </w:p>
    <w:p w:rsidR="00000000" w:rsidDel="00000000" w:rsidP="00000000" w:rsidRDefault="00000000" w:rsidRPr="00000000" w14:paraId="00000454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="bold"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455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&lt;CheckBox</w:t>
      </w:r>
    </w:p>
    <w:p w:rsidR="00000000" w:rsidDel="00000000" w:rsidP="00000000" w:rsidRDefault="00000000" w:rsidRPr="00000000" w14:paraId="00000457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="@+id/cbReading"</w:t>
      </w:r>
    </w:p>
    <w:p w:rsidR="00000000" w:rsidDel="00000000" w:rsidP="00000000" w:rsidRDefault="00000000" w:rsidRPr="00000000" w14:paraId="00000458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459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45A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="Reading"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45B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&lt;CheckBox</w:t>
      </w:r>
    </w:p>
    <w:p w:rsidR="00000000" w:rsidDel="00000000" w:rsidP="00000000" w:rsidRDefault="00000000" w:rsidRPr="00000000" w14:paraId="0000045D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="@+id/cbCoding"</w:t>
      </w:r>
    </w:p>
    <w:p w:rsidR="00000000" w:rsidDel="00000000" w:rsidP="00000000" w:rsidRDefault="00000000" w:rsidRPr="00000000" w14:paraId="0000045E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45F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460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="Coding"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461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&lt;CheckBox</w:t>
      </w:r>
    </w:p>
    <w:p w:rsidR="00000000" w:rsidDel="00000000" w:rsidP="00000000" w:rsidRDefault="00000000" w:rsidRPr="00000000" w14:paraId="00000463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="@+id/cbGaming"</w:t>
      </w:r>
    </w:p>
    <w:p w:rsidR="00000000" w:rsidDel="00000000" w:rsidP="00000000" w:rsidRDefault="00000000" w:rsidRPr="00000000" w14:paraId="00000464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465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466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="Gaming"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467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&lt;CheckBox</w:t>
      </w:r>
    </w:p>
    <w:p w:rsidR="00000000" w:rsidDel="00000000" w:rsidP="00000000" w:rsidRDefault="00000000" w:rsidRPr="00000000" w14:paraId="00000469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="@+id/cbTravelling"</w:t>
      </w:r>
    </w:p>
    <w:p w:rsidR="00000000" w:rsidDel="00000000" w:rsidP="00000000" w:rsidRDefault="00000000" w:rsidRPr="00000000" w14:paraId="0000046A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46B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46C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="Travelling"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46D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&lt;!-- RADIO BUTTONS --&gt;</w:t>
      </w:r>
    </w:p>
    <w:p w:rsidR="00000000" w:rsidDel="00000000" w:rsidP="00000000" w:rsidRDefault="00000000" w:rsidRPr="00000000" w14:paraId="0000046F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&lt;TextView</w:t>
      </w:r>
    </w:p>
    <w:p w:rsidR="00000000" w:rsidDel="00000000" w:rsidP="00000000" w:rsidRDefault="00000000" w:rsidRPr="00000000" w14:paraId="00000470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471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472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="Select Gender (RadioButton):"</w:t>
      </w:r>
    </w:p>
    <w:p w:rsidR="00000000" w:rsidDel="00000000" w:rsidP="00000000" w:rsidRDefault="00000000" w:rsidRPr="00000000" w14:paraId="00000473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="18sp"</w:t>
      </w:r>
    </w:p>
    <w:p w:rsidR="00000000" w:rsidDel="00000000" w:rsidP="00000000" w:rsidRDefault="00000000" w:rsidRPr="00000000" w14:paraId="00000474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="bold"</w:t>
      </w:r>
    </w:p>
    <w:p w:rsidR="00000000" w:rsidDel="00000000" w:rsidP="00000000" w:rsidRDefault="00000000" w:rsidRPr="00000000" w14:paraId="00000475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="20dp"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476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&lt;RadioGroup</w:t>
      </w:r>
    </w:p>
    <w:p w:rsidR="00000000" w:rsidDel="00000000" w:rsidP="00000000" w:rsidRDefault="00000000" w:rsidRPr="00000000" w14:paraId="00000478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="@+id/rgGender"</w:t>
      </w:r>
    </w:p>
    <w:p w:rsidR="00000000" w:rsidDel="00000000" w:rsidP="00000000" w:rsidRDefault="00000000" w:rsidRPr="00000000" w14:paraId="00000479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47A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47B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="horizontal"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7C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&lt;RadioButton</w:t>
      </w:r>
    </w:p>
    <w:p w:rsidR="00000000" w:rsidDel="00000000" w:rsidP="00000000" w:rsidRDefault="00000000" w:rsidRPr="00000000" w14:paraId="0000047E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="@+id/rbMale"</w:t>
      </w:r>
    </w:p>
    <w:p w:rsidR="00000000" w:rsidDel="00000000" w:rsidP="00000000" w:rsidRDefault="00000000" w:rsidRPr="00000000" w14:paraId="0000047F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480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481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="Male"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482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&lt;RadioButton</w:t>
      </w:r>
    </w:p>
    <w:p w:rsidR="00000000" w:rsidDel="00000000" w:rsidP="00000000" w:rsidRDefault="00000000" w:rsidRPr="00000000" w14:paraId="00000484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="@+id/rbFemale"</w:t>
      </w:r>
    </w:p>
    <w:p w:rsidR="00000000" w:rsidDel="00000000" w:rsidP="00000000" w:rsidRDefault="00000000" w:rsidRPr="00000000" w14:paraId="00000485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486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487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="Female"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488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&lt;RadioButton</w:t>
      </w:r>
    </w:p>
    <w:p w:rsidR="00000000" w:rsidDel="00000000" w:rsidP="00000000" w:rsidRDefault="00000000" w:rsidRPr="00000000" w14:paraId="0000048A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="@+id/rbOther"</w:t>
      </w:r>
    </w:p>
    <w:p w:rsidR="00000000" w:rsidDel="00000000" w:rsidP="00000000" w:rsidRDefault="00000000" w:rsidRPr="00000000" w14:paraId="0000048B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48C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48D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="Other"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48E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&lt;/RadioGroup&gt;</w:t>
      </w:r>
    </w:p>
    <w:p w:rsidR="00000000" w:rsidDel="00000000" w:rsidP="00000000" w:rsidRDefault="00000000" w:rsidRPr="00000000" w14:paraId="00000490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&lt;!-- RADIO GROUP — Age Range --&gt;</w:t>
      </w:r>
    </w:p>
    <w:p w:rsidR="00000000" w:rsidDel="00000000" w:rsidP="00000000" w:rsidRDefault="00000000" w:rsidRPr="00000000" w14:paraId="00000492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&lt;TextView</w:t>
      </w:r>
    </w:p>
    <w:p w:rsidR="00000000" w:rsidDel="00000000" w:rsidP="00000000" w:rsidRDefault="00000000" w:rsidRPr="00000000" w14:paraId="00000493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494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495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="Select Age Range (RadioGroup):"</w:t>
      </w:r>
    </w:p>
    <w:p w:rsidR="00000000" w:rsidDel="00000000" w:rsidP="00000000" w:rsidRDefault="00000000" w:rsidRPr="00000000" w14:paraId="00000496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="18sp"</w:t>
      </w:r>
    </w:p>
    <w:p w:rsidR="00000000" w:rsidDel="00000000" w:rsidP="00000000" w:rsidRDefault="00000000" w:rsidRPr="00000000" w14:paraId="00000497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="bold"</w:t>
      </w:r>
    </w:p>
    <w:p w:rsidR="00000000" w:rsidDel="00000000" w:rsidP="00000000" w:rsidRDefault="00000000" w:rsidRPr="00000000" w14:paraId="00000498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="20dp"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499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&lt;RadioGroup</w:t>
      </w:r>
    </w:p>
    <w:p w:rsidR="00000000" w:rsidDel="00000000" w:rsidP="00000000" w:rsidRDefault="00000000" w:rsidRPr="00000000" w14:paraId="0000049B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="@+id/rgAge"</w:t>
      </w:r>
    </w:p>
    <w:p w:rsidR="00000000" w:rsidDel="00000000" w:rsidP="00000000" w:rsidRDefault="00000000" w:rsidRPr="00000000" w14:paraId="0000049C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49D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49E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="vertical"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9F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&lt;RadioButton</w:t>
      </w:r>
    </w:p>
    <w:p w:rsidR="00000000" w:rsidDel="00000000" w:rsidP="00000000" w:rsidRDefault="00000000" w:rsidRPr="00000000" w14:paraId="000004A1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="@+id/rbAge1"</w:t>
      </w:r>
    </w:p>
    <w:p w:rsidR="00000000" w:rsidDel="00000000" w:rsidP="00000000" w:rsidRDefault="00000000" w:rsidRPr="00000000" w14:paraId="000004A2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4A3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4A4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="Below 18"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4A5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&lt;RadioButton</w:t>
      </w:r>
    </w:p>
    <w:p w:rsidR="00000000" w:rsidDel="00000000" w:rsidP="00000000" w:rsidRDefault="00000000" w:rsidRPr="00000000" w14:paraId="000004A7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="@+id/rbAge2"</w:t>
      </w:r>
    </w:p>
    <w:p w:rsidR="00000000" w:rsidDel="00000000" w:rsidP="00000000" w:rsidRDefault="00000000" w:rsidRPr="00000000" w14:paraId="000004A8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4A9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4AA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="18 - 25"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4AB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&lt;RadioButton</w:t>
      </w:r>
    </w:p>
    <w:p w:rsidR="00000000" w:rsidDel="00000000" w:rsidP="00000000" w:rsidRDefault="00000000" w:rsidRPr="00000000" w14:paraId="000004AD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="@+id/rbAge3"</w:t>
      </w:r>
    </w:p>
    <w:p w:rsidR="00000000" w:rsidDel="00000000" w:rsidP="00000000" w:rsidRDefault="00000000" w:rsidRPr="00000000" w14:paraId="000004AE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4AF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4B0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="26 - 35"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4B1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&lt;RadioButton</w:t>
      </w:r>
    </w:p>
    <w:p w:rsidR="00000000" w:rsidDel="00000000" w:rsidP="00000000" w:rsidRDefault="00000000" w:rsidRPr="00000000" w14:paraId="000004B3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="@+id/rbAge4"</w:t>
      </w:r>
    </w:p>
    <w:p w:rsidR="00000000" w:rsidDel="00000000" w:rsidP="00000000" w:rsidRDefault="00000000" w:rsidRPr="00000000" w14:paraId="000004B4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4B5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4B6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="Above 35"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4B7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&lt;/RadioGroup&gt;</w:t>
      </w:r>
    </w:p>
    <w:p w:rsidR="00000000" w:rsidDel="00000000" w:rsidP="00000000" w:rsidRDefault="00000000" w:rsidRPr="00000000" w14:paraId="000004B9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&lt;!-- SUBMIT BUTTON --&gt;</w:t>
      </w:r>
    </w:p>
    <w:p w:rsidR="00000000" w:rsidDel="00000000" w:rsidP="00000000" w:rsidRDefault="00000000" w:rsidRPr="00000000" w14:paraId="000004BB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&lt;Button</w:t>
      </w:r>
    </w:p>
    <w:p w:rsidR="00000000" w:rsidDel="00000000" w:rsidP="00000000" w:rsidRDefault="00000000" w:rsidRPr="00000000" w14:paraId="000004BC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="@+id/btnSubmit"</w:t>
      </w:r>
    </w:p>
    <w:p w:rsidR="00000000" w:rsidDel="00000000" w:rsidP="00000000" w:rsidRDefault="00000000" w:rsidRPr="00000000" w14:paraId="000004BD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4BE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4BF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="24dp"</w:t>
      </w:r>
    </w:p>
    <w:p w:rsidR="00000000" w:rsidDel="00000000" w:rsidP="00000000" w:rsidRDefault="00000000" w:rsidRPr="00000000" w14:paraId="000004C0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="Submit"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4C1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&lt;!-- RESULT --&gt;</w:t>
      </w:r>
    </w:p>
    <w:p w:rsidR="00000000" w:rsidDel="00000000" w:rsidP="00000000" w:rsidRDefault="00000000" w:rsidRPr="00000000" w14:paraId="000004C3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&lt;TextView</w:t>
      </w:r>
    </w:p>
    <w:p w:rsidR="00000000" w:rsidDel="00000000" w:rsidP="00000000" w:rsidRDefault="00000000" w:rsidRPr="00000000" w14:paraId="000004C4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="@+id/tvResult"</w:t>
      </w:r>
    </w:p>
    <w:p w:rsidR="00000000" w:rsidDel="00000000" w:rsidP="00000000" w:rsidRDefault="00000000" w:rsidRPr="00000000" w14:paraId="000004C5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4C6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4C7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="16dp"</w:t>
      </w:r>
    </w:p>
    <w:p w:rsidR="00000000" w:rsidDel="00000000" w:rsidP="00000000" w:rsidRDefault="00000000" w:rsidRPr="00000000" w14:paraId="000004C8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="16sp"</w:t>
      </w:r>
    </w:p>
    <w:p w:rsidR="00000000" w:rsidDel="00000000" w:rsidP="00000000" w:rsidRDefault="00000000" w:rsidRPr="00000000" w14:paraId="000004C9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="bold"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4CA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&lt;/LinearLayout&gt;</w:t>
      </w:r>
    </w:p>
    <w:p w:rsidR="00000000" w:rsidDel="00000000" w:rsidP="00000000" w:rsidRDefault="00000000" w:rsidRPr="00000000" w14:paraId="000004CC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&lt;/ScrollView&gt;</w:t>
      </w:r>
    </w:p>
    <w:p w:rsidR="00000000" w:rsidDel="00000000" w:rsidP="00000000" w:rsidRDefault="00000000" w:rsidRPr="00000000" w14:paraId="000004C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 - </w:t>
      </w:r>
    </w:p>
    <w:p w:rsidR="00000000" w:rsidDel="00000000" w:rsidP="00000000" w:rsidRDefault="00000000" w:rsidRPr="00000000" w14:paraId="000004C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com.example.q8controls;</w:t>
      </w:r>
    </w:p>
    <w:p w:rsidR="00000000" w:rsidDel="00000000" w:rsidP="00000000" w:rsidRDefault="00000000" w:rsidRPr="00000000" w14:paraId="000004D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androidx.appcompat.app.AppCompatActivity;</w:t>
      </w:r>
    </w:p>
    <w:p w:rsidR="00000000" w:rsidDel="00000000" w:rsidP="00000000" w:rsidRDefault="00000000" w:rsidRPr="00000000" w14:paraId="000004D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android.os.Bundle;</w:t>
      </w:r>
    </w:p>
    <w:p w:rsidR="00000000" w:rsidDel="00000000" w:rsidP="00000000" w:rsidRDefault="00000000" w:rsidRPr="00000000" w14:paraId="000004D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android.view.View;</w:t>
      </w:r>
    </w:p>
    <w:p w:rsidR="00000000" w:rsidDel="00000000" w:rsidP="00000000" w:rsidRDefault="00000000" w:rsidRPr="00000000" w14:paraId="000004D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android.widget.*;</w:t>
      </w:r>
    </w:p>
    <w:p w:rsidR="00000000" w:rsidDel="00000000" w:rsidP="00000000" w:rsidRDefault="00000000" w:rsidRPr="00000000" w14:paraId="000004D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AppCompatActivity {</w:t>
      </w:r>
    </w:p>
    <w:p w:rsidR="00000000" w:rsidDel="00000000" w:rsidP="00000000" w:rsidRDefault="00000000" w:rsidRPr="00000000" w14:paraId="000004D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CheckBox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cbReading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cbCoding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cbGaming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cbTravelling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D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RadioGroup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rgGender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rgAge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D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Button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btnSubmit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D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TextView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tvResult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D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hd w:fill="1e1f22" w:val="clear"/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4D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(Bundle savedInstanceState) {</w:t>
      </w:r>
    </w:p>
    <w:p w:rsidR="00000000" w:rsidDel="00000000" w:rsidP="00000000" w:rsidRDefault="00000000" w:rsidRPr="00000000" w14:paraId="000004D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.onCreate(savedInstanceState);</w:t>
      </w:r>
    </w:p>
    <w:p w:rsidR="00000000" w:rsidDel="00000000" w:rsidP="00000000" w:rsidRDefault="00000000" w:rsidRPr="00000000" w14:paraId="000004E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E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cbReading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cbReading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E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cbCoding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cbCoding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E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cbGaming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cbGaming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E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cbTravelling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cbTravelling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E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rgGender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rgGender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E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rgAge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rgAge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E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btnSubmit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btnSubmit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E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tvResult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tvResult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E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btnSubmit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.setOnClickListener(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View.OnClickListener() {</w:t>
      </w:r>
    </w:p>
    <w:p w:rsidR="00000000" w:rsidDel="00000000" w:rsidP="00000000" w:rsidRDefault="00000000" w:rsidRPr="00000000" w14:paraId="000004EC">
      <w:pPr>
        <w:shd w:fill="1e1f22" w:val="clear"/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4E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3ae6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(View v) {</w:t>
      </w:r>
    </w:p>
    <w:p w:rsidR="00000000" w:rsidDel="00000000" w:rsidP="00000000" w:rsidRDefault="00000000" w:rsidRPr="00000000" w14:paraId="000004E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Get selected hobbies</w:t>
      </w:r>
    </w:p>
    <w:p w:rsidR="00000000" w:rsidDel="00000000" w:rsidP="00000000" w:rsidRDefault="00000000" w:rsidRPr="00000000" w14:paraId="000004F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String hobbies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F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cbReading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.isChecked())    hobbies +=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"Reading,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F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cbCoding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.isChecked())     hobbies +=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"Coding,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F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cbGaming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.isChecked())     hobbies +=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"Gaming,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F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cbTravelling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.isChecked()) hobbies +=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"Travelling,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F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(hobbies.isEmpty()) hobbies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F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hobbies = hobbies.substring(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hobbies.length()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F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Get selected gender</w:t>
      </w:r>
    </w:p>
    <w:p w:rsidR="00000000" w:rsidDel="00000000" w:rsidP="00000000" w:rsidRDefault="00000000" w:rsidRPr="00000000" w14:paraId="000004F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genderId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rgGender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.getCheckedRadioButtonId();</w:t>
      </w:r>
    </w:p>
    <w:p w:rsidR="00000000" w:rsidDel="00000000" w:rsidP="00000000" w:rsidRDefault="00000000" w:rsidRPr="00000000" w14:paraId="000004F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String gender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"Not selected"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F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(genderId != 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F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RadioButton rb = findViewById(genderId);</w:t>
      </w:r>
    </w:p>
    <w:p w:rsidR="00000000" w:rsidDel="00000000" w:rsidP="00000000" w:rsidRDefault="00000000" w:rsidRPr="00000000" w14:paraId="000004F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gender = rb.getText().toString();</w:t>
      </w:r>
    </w:p>
    <w:p w:rsidR="00000000" w:rsidDel="00000000" w:rsidP="00000000" w:rsidRDefault="00000000" w:rsidRPr="00000000" w14:paraId="000004F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4F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Get selected age range</w:t>
      </w:r>
    </w:p>
    <w:p w:rsidR="00000000" w:rsidDel="00000000" w:rsidP="00000000" w:rsidRDefault="00000000" w:rsidRPr="00000000" w14:paraId="0000050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ageId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rgAge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.getCheckedRadioButtonId();</w:t>
      </w:r>
    </w:p>
    <w:p w:rsidR="00000000" w:rsidDel="00000000" w:rsidP="00000000" w:rsidRDefault="00000000" w:rsidRPr="00000000" w14:paraId="0000050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String ageRange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"Not selected"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0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(ageId != 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0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RadioButton rb = findViewById(ageId);</w:t>
      </w:r>
    </w:p>
    <w:p w:rsidR="00000000" w:rsidDel="00000000" w:rsidP="00000000" w:rsidRDefault="00000000" w:rsidRPr="00000000" w14:paraId="0000050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ageRange = rb.getText().toString();</w:t>
      </w:r>
    </w:p>
    <w:p w:rsidR="00000000" w:rsidDel="00000000" w:rsidP="00000000" w:rsidRDefault="00000000" w:rsidRPr="00000000" w14:paraId="0000050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50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// Display result</w:t>
      </w:r>
    </w:p>
    <w:p w:rsidR="00000000" w:rsidDel="00000000" w:rsidP="00000000" w:rsidRDefault="00000000" w:rsidRPr="00000000" w14:paraId="0000050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tvResult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.setText(</w:t>
      </w:r>
    </w:p>
    <w:p w:rsidR="00000000" w:rsidDel="00000000" w:rsidP="00000000" w:rsidRDefault="00000000" w:rsidRPr="00000000" w14:paraId="0000050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"Hobbies: "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+ hobbies 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50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"Gender: "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+ gender  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50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"Age Range: 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+ ageRange</w:t>
      </w:r>
    </w:p>
    <w:p w:rsidR="00000000" w:rsidDel="00000000" w:rsidP="00000000" w:rsidRDefault="00000000" w:rsidRPr="00000000" w14:paraId="0000050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);</w:t>
      </w:r>
    </w:p>
    <w:p w:rsidR="00000000" w:rsidDel="00000000" w:rsidP="00000000" w:rsidRDefault="00000000" w:rsidRPr="00000000" w14:paraId="0000050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50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51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51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-</w:t>
      </w:r>
    </w:p>
    <w:p w:rsidR="00000000" w:rsidDel="00000000" w:rsidP="00000000" w:rsidRDefault="00000000" w:rsidRPr="00000000" w14:paraId="000005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80838" cy="5084141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0838" cy="5084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0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